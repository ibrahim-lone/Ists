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wv8m68s8xina" w:id="0"/>
      <w:bookmarkEnd w:id="0"/>
      <w:r w:rsidDel="00000000" w:rsidR="00000000" w:rsidRPr="00000000">
        <w:rPr>
          <w:b w:val="1"/>
          <w:sz w:val="34"/>
          <w:szCs w:val="34"/>
          <w:rtl w:val="0"/>
        </w:rPr>
        <w:t xml:space="preserve">Introduction</w:t>
      </w:r>
    </w:p>
    <w:p w:rsidR="00000000" w:rsidDel="00000000" w:rsidP="00000000" w:rsidRDefault="00000000" w:rsidRPr="00000000" w14:paraId="00000002">
      <w:pPr>
        <w:spacing w:after="240" w:before="240" w:lineRule="auto"/>
        <w:rPr/>
      </w:pPr>
      <w:r w:rsidDel="00000000" w:rsidR="00000000" w:rsidRPr="00000000">
        <w:rPr>
          <w:rtl w:val="0"/>
        </w:rPr>
        <w:t xml:space="preserve">As graph-structured data becomes increasingly pervasive in domains such as social networks, web analytics, and scientific simulations, the demand for high-performance parallel algorithms capable of processing large-scale graphs continues to rise. This project, titled </w:t>
      </w:r>
      <w:r w:rsidDel="00000000" w:rsidR="00000000" w:rsidRPr="00000000">
        <w:rPr>
          <w:i w:val="1"/>
          <w:rtl w:val="0"/>
        </w:rPr>
        <w:t xml:space="preserve">"Implementation and Analysis of Parallel Graph Algorithms Using MPI/OpenCL, OpenMP, and METIS"</w:t>
      </w:r>
      <w:r w:rsidDel="00000000" w:rsidR="00000000" w:rsidRPr="00000000">
        <w:rPr>
          <w:rtl w:val="0"/>
        </w:rPr>
        <w:t xml:space="preserve">, aims to explore the effectiveness of modern parallel computing paradigms in solving graph problems through practical, research-driven implementation and evaluation.</w:t>
      </w:r>
    </w:p>
    <w:p w:rsidR="00000000" w:rsidDel="00000000" w:rsidP="00000000" w:rsidRDefault="00000000" w:rsidRPr="00000000" w14:paraId="00000003">
      <w:pPr>
        <w:spacing w:after="240" w:before="240" w:lineRule="auto"/>
        <w:rPr/>
      </w:pPr>
      <w:r w:rsidDel="00000000" w:rsidR="00000000" w:rsidRPr="00000000">
        <w:rPr>
          <w:rtl w:val="0"/>
        </w:rPr>
        <w:t xml:space="preserve">The core objective of this project is to bridge the gap between theoretical parallel computing models and their real-world application by replicating and analyzing a parallel algorithm derived from a selected research paper. Our group chose a problem focused on binary network structures—a subset of interconnection networks—where we investigate the construction and traversal of independent spanning trees (ISTs), often used for efficient and fault-tolerant broadcasting in distributed systems. The algorithm was implemented in three variants: a baseline sequential version, a parallelized Message Passing Interface (MPI) version, and a hybrid MPI+OpenMP version.</w:t>
      </w:r>
    </w:p>
    <w:p w:rsidR="00000000" w:rsidDel="00000000" w:rsidP="00000000" w:rsidRDefault="00000000" w:rsidRPr="00000000" w14:paraId="00000004">
      <w:pPr>
        <w:spacing w:after="240" w:before="240" w:lineRule="auto"/>
        <w:rPr/>
      </w:pPr>
      <w:r w:rsidDel="00000000" w:rsidR="00000000" w:rsidRPr="00000000">
        <w:rPr>
          <w:rtl w:val="0"/>
        </w:rPr>
        <w:t xml:space="preserve">To facilitate inter-node communication and intra-node parallelism, we integrated MPI and OpenMP. For effective data distribution across processes in the MPI model, we employed the METIS tool for graph partitioning, ensuring balanced workloads and minimal communication overhead. The implementation was deployed on a multi-node MPI cluster configured using SSH-based communication and evaluated across several publicly available datasets.</w:t>
      </w:r>
    </w:p>
    <w:p w:rsidR="00000000" w:rsidDel="00000000" w:rsidP="00000000" w:rsidRDefault="00000000" w:rsidRPr="00000000" w14:paraId="00000005">
      <w:pPr>
        <w:spacing w:after="240" w:before="240" w:lineRule="auto"/>
        <w:rPr/>
      </w:pPr>
      <w:r w:rsidDel="00000000" w:rsidR="00000000" w:rsidRPr="00000000">
        <w:rPr>
          <w:rtl w:val="0"/>
        </w:rPr>
        <w:t xml:space="preserve">Furthermore, performance evaluation was carried out using both weak and strong scaling analyses. Metrics such as execution time, speedup, and efficiency were visualized to highlight the impact of parallelism across different configurations and input sizes. Our GitHub repository was used to track project progress, maintain version control, and host source code, documentation, and presentation materials.</w:t>
      </w:r>
    </w:p>
    <w:p w:rsidR="00000000" w:rsidDel="00000000" w:rsidP="00000000" w:rsidRDefault="00000000" w:rsidRPr="00000000" w14:paraId="00000006">
      <w:pPr>
        <w:spacing w:after="240" w:before="240" w:lineRule="auto"/>
        <w:rPr/>
      </w:pPr>
      <w:r w:rsidDel="00000000" w:rsidR="00000000" w:rsidRPr="00000000">
        <w:rPr>
          <w:rtl w:val="0"/>
        </w:rPr>
        <w:t xml:space="preserve">This report documents the entire lifecycle of the project—from literature review and design to implementation and performance benchmarking—providing insights into the practical challenges and benefits of developing parallel graph algorithms using industry-standard tools and libraries.</w:t>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h7o01ub0h9ds" w:id="1"/>
      <w:bookmarkEnd w:id="1"/>
      <w:r w:rsidDel="00000000" w:rsidR="00000000" w:rsidRPr="00000000">
        <w:rPr>
          <w:b w:val="1"/>
          <w:sz w:val="34"/>
          <w:szCs w:val="34"/>
          <w:rtl w:val="0"/>
        </w:rPr>
        <w:t xml:space="preserve">Problem Statement from the Research Paper</w:t>
      </w:r>
    </w:p>
    <w:p w:rsidR="00000000" w:rsidDel="00000000" w:rsidP="00000000" w:rsidRDefault="00000000" w:rsidRPr="00000000" w14:paraId="00000008">
      <w:pPr>
        <w:spacing w:after="240" w:before="240" w:lineRule="auto"/>
        <w:rPr/>
      </w:pPr>
      <w:r w:rsidDel="00000000" w:rsidR="00000000" w:rsidRPr="00000000">
        <w:rPr>
          <w:rtl w:val="0"/>
        </w:rPr>
        <w:t xml:space="preserve">The selected research paper focuses on the </w:t>
      </w:r>
      <w:r w:rsidDel="00000000" w:rsidR="00000000" w:rsidRPr="00000000">
        <w:rPr>
          <w:b w:val="1"/>
          <w:rtl w:val="0"/>
        </w:rPr>
        <w:t xml:space="preserve">construction of Independent Spanning Trees (ISTs)</w:t>
      </w:r>
      <w:r w:rsidDel="00000000" w:rsidR="00000000" w:rsidRPr="00000000">
        <w:rPr>
          <w:rtl w:val="0"/>
        </w:rPr>
        <w:t xml:space="preserve"> in </w:t>
      </w:r>
      <w:r w:rsidDel="00000000" w:rsidR="00000000" w:rsidRPr="00000000">
        <w:rPr>
          <w:b w:val="1"/>
          <w:rtl w:val="0"/>
        </w:rPr>
        <w:t xml:space="preserve">binary networks</w:t>
      </w:r>
      <w:r w:rsidDel="00000000" w:rsidR="00000000" w:rsidRPr="00000000">
        <w:rPr>
          <w:rtl w:val="0"/>
        </w:rPr>
        <w:t xml:space="preserve">, a class of interconnection topologies used in parallel and distributed systems. In such networks, communication between nodes needs to be </w:t>
      </w:r>
      <w:r w:rsidDel="00000000" w:rsidR="00000000" w:rsidRPr="00000000">
        <w:rPr>
          <w:b w:val="1"/>
          <w:rtl w:val="0"/>
        </w:rPr>
        <w:t xml:space="preserve">fault-tolerant, efficient, and scalable</w:t>
      </w:r>
      <w:r w:rsidDel="00000000" w:rsidR="00000000" w:rsidRPr="00000000">
        <w:rPr>
          <w:rtl w:val="0"/>
        </w:rPr>
        <w:t xml:space="preserve">, especially under dynamic conditions or in the presence of link/node failures.</w:t>
      </w:r>
    </w:p>
    <w:p w:rsidR="00000000" w:rsidDel="00000000" w:rsidP="00000000" w:rsidRDefault="00000000" w:rsidRPr="00000000" w14:paraId="00000009">
      <w:pPr>
        <w:spacing w:after="240" w:before="240" w:lineRule="auto"/>
        <w:rPr/>
      </w:pPr>
      <w:r w:rsidDel="00000000" w:rsidR="00000000" w:rsidRPr="00000000">
        <w:rPr>
          <w:rtl w:val="0"/>
        </w:rPr>
        <w:t xml:space="preserve">To address this, the paper proposes algorithms for constructing multiple </w:t>
      </w:r>
      <w:r w:rsidDel="00000000" w:rsidR="00000000" w:rsidRPr="00000000">
        <w:rPr>
          <w:b w:val="1"/>
          <w:rtl w:val="0"/>
        </w:rPr>
        <w:t xml:space="preserve">rooted spanning trees</w:t>
      </w:r>
      <w:r w:rsidDel="00000000" w:rsidR="00000000" w:rsidRPr="00000000">
        <w:rPr>
          <w:rtl w:val="0"/>
        </w:rPr>
        <w:t xml:space="preserve"> such that each tree is </w:t>
      </w:r>
      <w:r w:rsidDel="00000000" w:rsidR="00000000" w:rsidRPr="00000000">
        <w:rPr>
          <w:b w:val="1"/>
          <w:rtl w:val="0"/>
        </w:rPr>
        <w:t xml:space="preserve">node- and edge-independent</w:t>
      </w:r>
      <w:r w:rsidDel="00000000" w:rsidR="00000000" w:rsidRPr="00000000">
        <w:rPr>
          <w:rtl w:val="0"/>
        </w:rPr>
        <w:t xml:space="preserve">—that is, paths from the root to any other node in different trees are disjoint. This guarantees </w:t>
      </w:r>
      <w:r w:rsidDel="00000000" w:rsidR="00000000" w:rsidRPr="00000000">
        <w:rPr>
          <w:b w:val="1"/>
          <w:rtl w:val="0"/>
        </w:rPr>
        <w:t xml:space="preserve">fault tolerance</w:t>
      </w:r>
      <w:r w:rsidDel="00000000" w:rsidR="00000000" w:rsidRPr="00000000">
        <w:rPr>
          <w:rtl w:val="0"/>
        </w:rPr>
        <w:t xml:space="preserve">: if one communication path fails, alternate disjoint paths remain available via the other spanning trees.</w:t>
      </w:r>
    </w:p>
    <w:p w:rsidR="00000000" w:rsidDel="00000000" w:rsidP="00000000" w:rsidRDefault="00000000" w:rsidRPr="00000000" w14:paraId="0000000A">
      <w:pPr>
        <w:spacing w:after="240" w:before="240" w:lineRule="auto"/>
        <w:rPr/>
      </w:pPr>
      <w:r w:rsidDel="00000000" w:rsidR="00000000" w:rsidRPr="00000000">
        <w:rPr>
          <w:rtl w:val="0"/>
        </w:rPr>
        <w:t xml:space="preserve">The main challenges addressed in the paper are:</w:t>
      </w:r>
    </w:p>
    <w:p w:rsidR="00000000" w:rsidDel="00000000" w:rsidP="00000000" w:rsidRDefault="00000000" w:rsidRPr="00000000" w14:paraId="0000000B">
      <w:pPr>
        <w:numPr>
          <w:ilvl w:val="0"/>
          <w:numId w:val="2"/>
        </w:numPr>
        <w:spacing w:after="0" w:afterAutospacing="0" w:before="240" w:lineRule="auto"/>
        <w:ind w:left="720" w:hanging="360"/>
      </w:pPr>
      <w:r w:rsidDel="00000000" w:rsidR="00000000" w:rsidRPr="00000000">
        <w:rPr>
          <w:b w:val="1"/>
          <w:rtl w:val="0"/>
        </w:rPr>
        <w:t xml:space="preserve">How to construct multiple ISTs in a binary network</w:t>
      </w:r>
      <w:r w:rsidDel="00000000" w:rsidR="00000000" w:rsidRPr="00000000">
        <w:rPr>
          <w:rtl w:val="0"/>
        </w:rPr>
        <w:t xml:space="preserve"> with minimal computational overhead.</w:t>
        <w:br w:type="textWrapping"/>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rtl w:val="0"/>
        </w:rPr>
        <w:t xml:space="preserve">Ensuring that the trees are both </w:t>
      </w:r>
      <w:r w:rsidDel="00000000" w:rsidR="00000000" w:rsidRPr="00000000">
        <w:rPr>
          <w:b w:val="1"/>
          <w:rtl w:val="0"/>
        </w:rPr>
        <w:t xml:space="preserve">efficient (low depth/diameter)</w:t>
      </w:r>
      <w:r w:rsidDel="00000000" w:rsidR="00000000" w:rsidRPr="00000000">
        <w:rPr>
          <w:rtl w:val="0"/>
        </w:rPr>
        <w:t xml:space="preserve"> and </w:t>
      </w:r>
      <w:r w:rsidDel="00000000" w:rsidR="00000000" w:rsidRPr="00000000">
        <w:rPr>
          <w:b w:val="1"/>
          <w:rtl w:val="0"/>
        </w:rPr>
        <w:t xml:space="preserve">independent</w:t>
      </w:r>
      <w:r w:rsidDel="00000000" w:rsidR="00000000" w:rsidRPr="00000000">
        <w:rPr>
          <w:rtl w:val="0"/>
        </w:rPr>
        <w:t xml:space="preserve">.</w:t>
        <w:br w:type="textWrapping"/>
      </w:r>
    </w:p>
    <w:p w:rsidR="00000000" w:rsidDel="00000000" w:rsidP="00000000" w:rsidRDefault="00000000" w:rsidRPr="00000000" w14:paraId="0000000D">
      <w:pPr>
        <w:numPr>
          <w:ilvl w:val="0"/>
          <w:numId w:val="2"/>
        </w:numPr>
        <w:spacing w:after="24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of the algorithm with increasing network size.</w:t>
        <w:br w:type="textWrapping"/>
      </w:r>
    </w:p>
    <w:p w:rsidR="00000000" w:rsidDel="00000000" w:rsidP="00000000" w:rsidRDefault="00000000" w:rsidRPr="00000000" w14:paraId="0000000E">
      <w:pPr>
        <w:spacing w:after="240" w:before="240" w:lineRule="auto"/>
        <w:rPr/>
      </w:pPr>
      <w:r w:rsidDel="00000000" w:rsidR="00000000" w:rsidRPr="00000000">
        <w:rPr>
          <w:rtl w:val="0"/>
        </w:rPr>
        <w:t xml:space="preserve">The algorithms presented aim to systematically construct such ISTs by exploiting the symmetric and recursive nature of binary networks, making them well-suited for </w:t>
      </w:r>
      <w:r w:rsidDel="00000000" w:rsidR="00000000" w:rsidRPr="00000000">
        <w:rPr>
          <w:b w:val="1"/>
          <w:rtl w:val="0"/>
        </w:rPr>
        <w:t xml:space="preserve">parallelization using MPI and OpenMP</w:t>
      </w:r>
      <w:r w:rsidDel="00000000" w:rsidR="00000000" w:rsidRPr="00000000">
        <w:rPr>
          <w:rtl w:val="0"/>
        </w:rPr>
        <w:t xml:space="preserve">.</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Serial Execution:</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790575</wp:posOffset>
            </wp:positionV>
            <wp:extent cx="7419975" cy="4058362"/>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419975" cy="4058362"/>
                    </a:xfrm>
                    <a:prstGeom prst="rect"/>
                    <a:ln/>
                  </pic:spPr>
                </pic:pic>
              </a:graphicData>
            </a:graphic>
          </wp:anchor>
        </w:drawing>
      </w:r>
    </w:p>
    <w:p w:rsidR="00000000" w:rsidDel="00000000" w:rsidP="00000000" w:rsidRDefault="00000000" w:rsidRPr="00000000" w14:paraId="00000010">
      <w:pPr>
        <w:rPr>
          <w:b w:val="1"/>
        </w:rPr>
      </w:pPr>
      <w:r w:rsidDel="00000000" w:rsidR="00000000" w:rsidRPr="00000000">
        <w:rPr>
          <w:b w:val="1"/>
          <w:rtl w:val="0"/>
        </w:rPr>
        <w:t xml:space="preserve">GROF:</w:t>
      </w:r>
    </w:p>
    <w:p w:rsidR="00000000" w:rsidDel="00000000" w:rsidP="00000000" w:rsidRDefault="00000000" w:rsidRPr="00000000" w14:paraId="00000011">
      <w:pPr>
        <w:rPr>
          <w:b w:val="1"/>
          <w:rPrChange w:author="i221353 Raja Saif" w:id="1" w:date="2025-05-06T18:25:58Z">
            <w:rPr/>
          </w:rPrChange>
        </w:rPr>
      </w:pPr>
      <w:ins w:author="i221353 Raja Saif" w:id="0" w:date="2025-05-06T18:25:53Z">
        <w:r w:rsidDel="00000000" w:rsidR="00000000" w:rsidRPr="00000000">
          <w:rPr>
            <w:b w:val="1"/>
            <w:rtl w:val="0"/>
            <w:rPrChange w:author="i221353 Raja Saif" w:id="1" w:date="2025-05-06T18:25:58Z">
              <w:rPr>
                <w:b w:val="1"/>
              </w:rPr>
            </w:rPrChange>
          </w:rPr>
          <w:t xml:space="preserve">RESULT:</w:t>
        </w:r>
      </w:ins>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ins w:author="i221353 Raja Saif" w:id="2" w:date="2025-05-06T18:25:51Z">
        <w:r w:rsidDel="00000000" w:rsidR="00000000" w:rsidRPr="00000000">
          <w:rPr/>
          <w:drawing>
            <wp:inline distB="114300" distT="114300" distL="114300" distR="114300">
              <wp:extent cx="5943600" cy="571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71500"/>
                      </a:xfrm>
                      <a:prstGeom prst="rect"/>
                      <a:ln/>
                    </pic:spPr>
                  </pic:pic>
                </a:graphicData>
              </a:graphic>
            </wp:inline>
          </w:drawing>
        </w:r>
      </w:ins>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Graph:</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10541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MPI AND OPENMP</w:t>
        <w:br w:type="textWrapping"/>
        <w:t xml:space="preserve">Explanation of the Code:</w:t>
      </w:r>
      <w:r w:rsidDel="00000000" w:rsidR="00000000" w:rsidRPr="00000000">
        <w:rPr>
          <w:rtl w:val="0"/>
        </w:rPr>
        <w:br w:type="textWrapping"/>
      </w:r>
      <w:r w:rsidDel="00000000" w:rsidR="00000000" w:rsidRPr="00000000">
        <w:rPr>
          <w:b w:val="1"/>
          <w:rtl w:val="0"/>
        </w:rPr>
        <w:t xml:space="preserve">Main Functionalities:</w:t>
      </w:r>
    </w:p>
    <w:p w:rsidR="00000000" w:rsidDel="00000000" w:rsidP="00000000" w:rsidRDefault="00000000" w:rsidRPr="00000000" w14:paraId="0000001F">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index_to_permutation()</w:t>
      </w:r>
      <w:r w:rsidDel="00000000" w:rsidR="00000000" w:rsidRPr="00000000">
        <w:rPr>
          <w:rtl w:val="0"/>
        </w:rPr>
        <w:t xml:space="preserve">:</w:t>
        <w:br w:type="textWrapping"/>
      </w:r>
    </w:p>
    <w:p w:rsidR="00000000" w:rsidDel="00000000" w:rsidP="00000000" w:rsidRDefault="00000000" w:rsidRPr="00000000" w14:paraId="00000020">
      <w:pPr>
        <w:numPr>
          <w:ilvl w:val="1"/>
          <w:numId w:val="1"/>
        </w:numPr>
        <w:spacing w:after="0" w:afterAutospacing="0" w:before="0" w:beforeAutospacing="0" w:lineRule="auto"/>
        <w:ind w:left="1440" w:hanging="360"/>
      </w:pPr>
      <w:r w:rsidDel="00000000" w:rsidR="00000000" w:rsidRPr="00000000">
        <w:rPr>
          <w:rtl w:val="0"/>
        </w:rPr>
        <w:t xml:space="preserve">Converts an index to a specific permutation using Lehmer code.</w:t>
        <w:br w:type="textWrapping"/>
      </w:r>
    </w:p>
    <w:p w:rsidR="00000000" w:rsidDel="00000000" w:rsidP="00000000" w:rsidRDefault="00000000" w:rsidRPr="00000000" w14:paraId="00000021">
      <w:pPr>
        <w:numPr>
          <w:ilvl w:val="1"/>
          <w:numId w:val="1"/>
        </w:numPr>
        <w:spacing w:after="0" w:afterAutospacing="0" w:before="0" w:beforeAutospacing="0" w:lineRule="auto"/>
        <w:ind w:left="1440" w:hanging="360"/>
      </w:pPr>
      <w:r w:rsidDel="00000000" w:rsidR="00000000" w:rsidRPr="00000000">
        <w:rPr>
          <w:rtl w:val="0"/>
        </w:rPr>
        <w:t xml:space="preserve">Given an index, it calculates which permutation of size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corresponds to that index.</w:t>
        <w:br w:type="textWrapping"/>
      </w:r>
    </w:p>
    <w:p w:rsidR="00000000" w:rsidDel="00000000" w:rsidP="00000000" w:rsidRDefault="00000000" w:rsidRPr="00000000" w14:paraId="00000022">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level_order_tree()</w:t>
      </w:r>
      <w:r w:rsidDel="00000000" w:rsidR="00000000" w:rsidRPr="00000000">
        <w:rPr>
          <w:rtl w:val="0"/>
        </w:rPr>
        <w:t xml:space="preserve">:</w:t>
        <w:br w:type="textWrapping"/>
      </w:r>
    </w:p>
    <w:p w:rsidR="00000000" w:rsidDel="00000000" w:rsidP="00000000" w:rsidRDefault="00000000" w:rsidRPr="00000000" w14:paraId="00000023">
      <w:pPr>
        <w:numPr>
          <w:ilvl w:val="1"/>
          <w:numId w:val="1"/>
        </w:numPr>
        <w:spacing w:after="0" w:afterAutospacing="0" w:before="0" w:beforeAutospacing="0" w:lineRule="auto"/>
        <w:ind w:left="1440" w:hanging="360"/>
      </w:pPr>
      <w:r w:rsidDel="00000000" w:rsidR="00000000" w:rsidRPr="00000000">
        <w:rPr>
          <w:rtl w:val="0"/>
        </w:rPr>
        <w:t xml:space="preserve">Performs a breadth-first traversal (BFS) of an IST (Permutation tree), printing permutations level by level.</w:t>
        <w:br w:type="textWrapping"/>
      </w:r>
    </w:p>
    <w:p w:rsidR="00000000" w:rsidDel="00000000" w:rsidP="00000000" w:rsidRDefault="00000000" w:rsidRPr="00000000" w14:paraId="00000024">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Swap()</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r()</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compute_inverse()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FindPosition()</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Parent1()</w:t>
      </w:r>
      <w:r w:rsidDel="00000000" w:rsidR="00000000" w:rsidRPr="00000000">
        <w:rPr>
          <w:rtl w:val="0"/>
        </w:rPr>
        <w:t xml:space="preserve">:</w:t>
        <w:br w:type="textWrapping"/>
      </w:r>
    </w:p>
    <w:p w:rsidR="00000000" w:rsidDel="00000000" w:rsidP="00000000" w:rsidRDefault="00000000" w:rsidRPr="00000000" w14:paraId="00000025">
      <w:pPr>
        <w:numPr>
          <w:ilvl w:val="1"/>
          <w:numId w:val="1"/>
        </w:numPr>
        <w:spacing w:after="0" w:afterAutospacing="0" w:before="0" w:beforeAutospacing="0" w:lineRule="auto"/>
        <w:ind w:left="1440" w:hanging="360"/>
      </w:pPr>
      <w:r w:rsidDel="00000000" w:rsidR="00000000" w:rsidRPr="00000000">
        <w:rPr>
          <w:rtl w:val="0"/>
        </w:rPr>
        <w:t xml:space="preserve">These functions are related to the manipulation of permutations:</w:t>
        <w:br w:type="textWrapping"/>
      </w:r>
    </w:p>
    <w:p w:rsidR="00000000" w:rsidDel="00000000" w:rsidP="00000000" w:rsidRDefault="00000000" w:rsidRPr="00000000" w14:paraId="00000026">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Swap()</w:t>
      </w:r>
      <w:r w:rsidDel="00000000" w:rsidR="00000000" w:rsidRPr="00000000">
        <w:rPr>
          <w:rtl w:val="0"/>
        </w:rPr>
        <w:t xml:space="preserve">: Swaps two elements in the permutation based on indices.</w:t>
        <w:br w:type="textWrapping"/>
      </w:r>
    </w:p>
    <w:p w:rsidR="00000000" w:rsidDel="00000000" w:rsidP="00000000" w:rsidRDefault="00000000" w:rsidRPr="00000000" w14:paraId="00000027">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r()</w:t>
      </w:r>
      <w:r w:rsidDel="00000000" w:rsidR="00000000" w:rsidRPr="00000000">
        <w:rPr>
          <w:rtl w:val="0"/>
        </w:rPr>
        <w:t xml:space="preserve">: Returns a value used for calculating certain operations on the permutation.</w:t>
        <w:br w:type="textWrapping"/>
      </w:r>
    </w:p>
    <w:p w:rsidR="00000000" w:rsidDel="00000000" w:rsidP="00000000" w:rsidRDefault="00000000" w:rsidRPr="00000000" w14:paraId="00000028">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compute_inverse()</w:t>
      </w:r>
      <w:r w:rsidDel="00000000" w:rsidR="00000000" w:rsidRPr="00000000">
        <w:rPr>
          <w:rtl w:val="0"/>
        </w:rPr>
        <w:t xml:space="preserve">: Computes the inverse of a permutation.</w:t>
        <w:br w:type="textWrapping"/>
      </w:r>
    </w:p>
    <w:p w:rsidR="00000000" w:rsidDel="00000000" w:rsidP="00000000" w:rsidRDefault="00000000" w:rsidRPr="00000000" w14:paraId="00000029">
      <w:pPr>
        <w:numPr>
          <w:ilvl w:val="2"/>
          <w:numId w:val="1"/>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FindPosition()</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Parent1()</w:t>
      </w:r>
      <w:r w:rsidDel="00000000" w:rsidR="00000000" w:rsidRPr="00000000">
        <w:rPr>
          <w:rtl w:val="0"/>
        </w:rPr>
        <w:t xml:space="preserve">: Used to compute the parent of a given permutation </w:t>
      </w:r>
      <w:r w:rsidDel="00000000" w:rsidR="00000000" w:rsidRPr="00000000">
        <w:rPr>
          <w:rFonts w:ascii="Roboto Mono" w:cs="Roboto Mono" w:eastAsia="Roboto Mono" w:hAnsi="Roboto Mono"/>
          <w:color w:val="188038"/>
          <w:rtl w:val="0"/>
        </w:rPr>
        <w:t xml:space="preserve">v</w:t>
      </w:r>
      <w:r w:rsidDel="00000000" w:rsidR="00000000" w:rsidRPr="00000000">
        <w:rPr>
          <w:rtl w:val="0"/>
        </w:rPr>
        <w:t xml:space="preserve"> based on certain conditions.</w:t>
        <w:br w:type="textWrapping"/>
      </w:r>
    </w:p>
    <w:p w:rsidR="00000000" w:rsidDel="00000000" w:rsidP="00000000" w:rsidRDefault="00000000" w:rsidRPr="00000000" w14:paraId="0000002A">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serializeIST()</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deserializeIST()</w:t>
      </w:r>
      <w:r w:rsidDel="00000000" w:rsidR="00000000" w:rsidRPr="00000000">
        <w:rPr>
          <w:rtl w:val="0"/>
        </w:rPr>
        <w:t xml:space="preserve">:</w:t>
        <w:br w:type="textWrapping"/>
      </w:r>
    </w:p>
    <w:p w:rsidR="00000000" w:rsidDel="00000000" w:rsidP="00000000" w:rsidRDefault="00000000" w:rsidRPr="00000000" w14:paraId="0000002B">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serializeIST()</w:t>
      </w:r>
      <w:r w:rsidDel="00000000" w:rsidR="00000000" w:rsidRPr="00000000">
        <w:rPr>
          <w:rtl w:val="0"/>
        </w:rPr>
        <w:t xml:space="preserve">: Converts an IST structure into a flat vector of integers for easier serialization.</w:t>
        <w:br w:type="textWrapping"/>
      </w:r>
    </w:p>
    <w:p w:rsidR="00000000" w:rsidDel="00000000" w:rsidP="00000000" w:rsidRDefault="00000000" w:rsidRPr="00000000" w14:paraId="0000002C">
      <w:pPr>
        <w:numPr>
          <w:ilvl w:val="1"/>
          <w:numId w:val="1"/>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deserializeIST()</w:t>
      </w:r>
      <w:r w:rsidDel="00000000" w:rsidR="00000000" w:rsidRPr="00000000">
        <w:rPr>
          <w:rtl w:val="0"/>
        </w:rPr>
        <w:t xml:space="preserve">: Converts a serialized vector back into an IST.</w:t>
        <w:br w:type="textWrapping"/>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jswcj8t3i3pr" w:id="2"/>
      <w:bookmarkEnd w:id="2"/>
      <w:r w:rsidDel="00000000" w:rsidR="00000000" w:rsidRPr="00000000">
        <w:rPr>
          <w:b w:val="1"/>
          <w:color w:val="000000"/>
          <w:sz w:val="22"/>
          <w:szCs w:val="22"/>
          <w:rtl w:val="0"/>
        </w:rPr>
        <w:t xml:space="preserve">Parallelization:</w:t>
      </w:r>
    </w:p>
    <w:p w:rsidR="00000000" w:rsidDel="00000000" w:rsidP="00000000" w:rsidRDefault="00000000" w:rsidRPr="00000000" w14:paraId="0000002E">
      <w:pPr>
        <w:numPr>
          <w:ilvl w:val="0"/>
          <w:numId w:val="3"/>
        </w:numPr>
        <w:spacing w:after="0" w:afterAutospacing="0" w:before="240" w:lineRule="auto"/>
        <w:ind w:left="720" w:hanging="360"/>
      </w:pPr>
      <w:r w:rsidDel="00000000" w:rsidR="00000000" w:rsidRPr="00000000">
        <w:rPr>
          <w:b w:val="1"/>
          <w:rtl w:val="0"/>
        </w:rPr>
        <w:t xml:space="preserve">MPI (Message Passing Interface)</w:t>
      </w:r>
      <w:r w:rsidDel="00000000" w:rsidR="00000000" w:rsidRPr="00000000">
        <w:rPr>
          <w:rtl w:val="0"/>
        </w:rPr>
        <w:t xml:space="preserve">:</w:t>
        <w:br w:type="textWrapping"/>
      </w:r>
    </w:p>
    <w:p w:rsidR="00000000" w:rsidDel="00000000" w:rsidP="00000000" w:rsidRDefault="00000000" w:rsidRPr="00000000" w14:paraId="0000002F">
      <w:pPr>
        <w:numPr>
          <w:ilvl w:val="1"/>
          <w:numId w:val="3"/>
        </w:numPr>
        <w:spacing w:after="0" w:afterAutospacing="0" w:before="0" w:beforeAutospacing="0" w:lineRule="auto"/>
        <w:ind w:left="1440" w:hanging="360"/>
      </w:pPr>
      <w:r w:rsidDel="00000000" w:rsidR="00000000" w:rsidRPr="00000000">
        <w:rPr>
          <w:rtl w:val="0"/>
        </w:rPr>
        <w:t xml:space="preserve">The program is divided into multiple processes (ranks) using MPI.</w:t>
        <w:br w:type="textWrapping"/>
      </w:r>
    </w:p>
    <w:p w:rsidR="00000000" w:rsidDel="00000000" w:rsidP="00000000" w:rsidRDefault="00000000" w:rsidRPr="00000000" w14:paraId="00000030">
      <w:pPr>
        <w:numPr>
          <w:ilvl w:val="1"/>
          <w:numId w:val="3"/>
        </w:numPr>
        <w:spacing w:after="0" w:afterAutospacing="0" w:before="0" w:beforeAutospacing="0" w:lineRule="auto"/>
        <w:ind w:left="1440" w:hanging="360"/>
      </w:pPr>
      <w:r w:rsidDel="00000000" w:rsidR="00000000" w:rsidRPr="00000000">
        <w:rPr>
          <w:rtl w:val="0"/>
        </w:rPr>
        <w:t xml:space="preserve">Each rank is assigned a chunk of permutations to compute and store their corresponding ISTs.</w:t>
        <w:br w:type="textWrapping"/>
      </w:r>
    </w:p>
    <w:p w:rsidR="00000000" w:rsidDel="00000000" w:rsidP="00000000" w:rsidRDefault="00000000" w:rsidRPr="00000000" w14:paraId="00000031">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MPI_Init</w:t>
      </w:r>
      <w:r w:rsidDel="00000000" w:rsidR="00000000" w:rsidRPr="00000000">
        <w:rPr>
          <w:rtl w:val="0"/>
        </w:rPr>
        <w:t xml:space="preserve"> and </w:t>
      </w:r>
      <w:r w:rsidDel="00000000" w:rsidR="00000000" w:rsidRPr="00000000">
        <w:rPr>
          <w:rFonts w:ascii="Roboto Mono" w:cs="Roboto Mono" w:eastAsia="Roboto Mono" w:hAnsi="Roboto Mono"/>
          <w:b w:val="1"/>
          <w:color w:val="188038"/>
          <w:rtl w:val="0"/>
        </w:rPr>
        <w:t xml:space="preserve">MPI_Finalize</w:t>
      </w:r>
      <w:r w:rsidDel="00000000" w:rsidR="00000000" w:rsidRPr="00000000">
        <w:rPr>
          <w:rtl w:val="0"/>
        </w:rPr>
        <w:t xml:space="preserve">: Initialize and finalize the MPI environment.</w:t>
        <w:br w:type="textWrapping"/>
      </w:r>
    </w:p>
    <w:p w:rsidR="00000000" w:rsidDel="00000000" w:rsidP="00000000" w:rsidRDefault="00000000" w:rsidRPr="00000000" w14:paraId="00000032">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MPI_Comm_size</w:t>
      </w:r>
      <w:r w:rsidDel="00000000" w:rsidR="00000000" w:rsidRPr="00000000">
        <w:rPr>
          <w:rtl w:val="0"/>
        </w:rPr>
        <w:t xml:space="preserve"> and </w:t>
      </w:r>
      <w:r w:rsidDel="00000000" w:rsidR="00000000" w:rsidRPr="00000000">
        <w:rPr>
          <w:rFonts w:ascii="Roboto Mono" w:cs="Roboto Mono" w:eastAsia="Roboto Mono" w:hAnsi="Roboto Mono"/>
          <w:b w:val="1"/>
          <w:color w:val="188038"/>
          <w:rtl w:val="0"/>
        </w:rPr>
        <w:t xml:space="preserve">MPI_Comm_rank</w:t>
      </w:r>
      <w:r w:rsidDel="00000000" w:rsidR="00000000" w:rsidRPr="00000000">
        <w:rPr>
          <w:rtl w:val="0"/>
        </w:rPr>
        <w:t xml:space="preserve">: These functions determine the number of processes and the rank of each process.</w:t>
        <w:br w:type="textWrapping"/>
      </w:r>
    </w:p>
    <w:p w:rsidR="00000000" w:rsidDel="00000000" w:rsidP="00000000" w:rsidRDefault="00000000" w:rsidRPr="00000000" w14:paraId="00000033">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MPI_Gather</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MPI_Gatherv</w:t>
      </w:r>
      <w:r w:rsidDel="00000000" w:rsidR="00000000" w:rsidRPr="00000000">
        <w:rPr>
          <w:rtl w:val="0"/>
        </w:rPr>
        <w:t xml:space="preserve">: These functions are used to collect data (serialized ISTs) from all processes to the root process (rank 0).</w:t>
        <w:br w:type="textWrapping"/>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b w:val="1"/>
          <w:rtl w:val="0"/>
        </w:rPr>
        <w:t xml:space="preserve">OpenMP</w:t>
      </w:r>
      <w:r w:rsidDel="00000000" w:rsidR="00000000" w:rsidRPr="00000000">
        <w:rPr>
          <w:rtl w:val="0"/>
        </w:rPr>
        <w:t xml:space="preserve">:</w:t>
        <w:br w:type="textWrapping"/>
      </w:r>
    </w:p>
    <w:p w:rsidR="00000000" w:rsidDel="00000000" w:rsidP="00000000" w:rsidRDefault="00000000" w:rsidRPr="00000000" w14:paraId="00000035">
      <w:pPr>
        <w:numPr>
          <w:ilvl w:val="1"/>
          <w:numId w:val="3"/>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#pragma omp parallel for</w:t>
      </w:r>
      <w:r w:rsidDel="00000000" w:rsidR="00000000" w:rsidRPr="00000000">
        <w:rPr>
          <w:rtl w:val="0"/>
        </w:rPr>
        <w:t xml:space="preserve">: Used to parallelize the loop across multiple threads within each process. This helps in dividing the work of computing permutations and their parents across threads.</w:t>
        <w:br w:type="textWrapping"/>
      </w:r>
    </w:p>
    <w:p w:rsidR="00000000" w:rsidDel="00000000" w:rsidP="00000000" w:rsidRDefault="00000000" w:rsidRPr="00000000" w14:paraId="00000036">
      <w:pPr>
        <w:pStyle w:val="Heading4"/>
        <w:keepNext w:val="0"/>
        <w:keepLines w:val="0"/>
        <w:spacing w:after="40" w:before="240" w:lineRule="auto"/>
        <w:rPr>
          <w:ins w:author="i221353 Raja Saif" w:id="3" w:date="2025-05-06T18:25:04Z"/>
        </w:rPr>
      </w:pPr>
      <w:ins w:author="i221353 Raja Saif" w:id="3" w:date="2025-05-06T18:25:04Z">
        <w:bookmarkStart w:colFirst="0" w:colLast="0" w:name="_2mvd9ianeynb" w:id="3"/>
        <w:bookmarkEnd w:id="3"/>
        <w:r w:rsidDel="00000000" w:rsidR="00000000" w:rsidRPr="00000000">
          <w:rPr>
            <w:rtl w:val="0"/>
          </w:rPr>
        </w:r>
      </w:ins>
    </w:p>
    <w:p w:rsidR="00000000" w:rsidDel="00000000" w:rsidP="00000000" w:rsidRDefault="00000000" w:rsidRPr="00000000" w14:paraId="00000037">
      <w:pPr>
        <w:pStyle w:val="Heading4"/>
        <w:keepNext w:val="0"/>
        <w:keepLines w:val="0"/>
        <w:spacing w:after="40" w:before="240" w:lineRule="auto"/>
        <w:rPr>
          <w:ins w:author="i221353 Raja Saif" w:id="3" w:date="2025-05-06T18:25:04Z"/>
        </w:rPr>
      </w:pPr>
      <w:ins w:author="i221353 Raja Saif" w:id="3" w:date="2025-05-06T18:25:04Z">
        <w:bookmarkStart w:colFirst="0" w:colLast="0" w:name="_aqocyq1gxlt6" w:id="4"/>
        <w:bookmarkEnd w:id="4"/>
        <w:r w:rsidDel="00000000" w:rsidR="00000000" w:rsidRPr="00000000">
          <w:rPr>
            <w:rtl w:val="0"/>
          </w:rPr>
          <w:t xml:space="preserve">RESULT:</w:t>
        </w:r>
      </w:ins>
    </w:p>
    <w:p w:rsidR="00000000" w:rsidDel="00000000" w:rsidP="00000000" w:rsidRDefault="00000000" w:rsidRPr="00000000" w14:paraId="00000038">
      <w:pPr>
        <w:pStyle w:val="Heading4"/>
        <w:keepNext w:val="0"/>
        <w:keepLines w:val="0"/>
        <w:spacing w:after="40" w:before="240" w:lineRule="auto"/>
        <w:rPr>
          <w:ins w:author="i221353 Raja Saif" w:id="3" w:date="2025-05-06T18:25:04Z"/>
          <w:b w:val="1"/>
          <w:color w:val="000000"/>
          <w:sz w:val="22"/>
          <w:szCs w:val="22"/>
          <w:rPrChange w:author="i221353 Raja Saif" w:id="4" w:date="2025-05-06T18:25:04Z">
            <w:rPr/>
          </w:rPrChange>
        </w:rPr>
      </w:pPr>
      <w:ins w:author="i221353 Raja Saif" w:id="3" w:date="2025-05-06T18:25:04Z">
        <w:bookmarkStart w:colFirst="0" w:colLast="0" w:name="_me3d04qp0np2" w:id="5"/>
        <w:bookmarkEnd w:id="5"/>
        <w:r w:rsidDel="00000000" w:rsidR="00000000" w:rsidRPr="00000000">
          <w:rPr>
            <w:b w:val="1"/>
            <w:color w:val="000000"/>
            <w:sz w:val="22"/>
            <w:szCs w:val="22"/>
            <w:rPrChange w:author="i221353 Raja Saif" w:id="4" w:date="2025-05-06T18:25:04Z">
              <w:rPr/>
            </w:rPrChange>
          </w:rPr>
          <w:drawing>
            <wp:inline distB="114300" distT="114300" distL="114300" distR="114300">
              <wp:extent cx="5943600" cy="1054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054100"/>
                      </a:xfrm>
                      <a:prstGeom prst="rect"/>
                      <a:ln/>
                    </pic:spPr>
                  </pic:pic>
                </a:graphicData>
              </a:graphic>
            </wp:inline>
          </w:drawing>
        </w:r>
        <w:r w:rsidDel="00000000" w:rsidR="00000000" w:rsidRPr="00000000">
          <w:rPr>
            <w:rtl w:val="0"/>
          </w:rPr>
        </w:r>
      </w:ins>
    </w:p>
    <w:p w:rsidR="00000000" w:rsidDel="00000000" w:rsidP="00000000" w:rsidRDefault="00000000" w:rsidRPr="00000000" w14:paraId="00000039">
      <w:pPr>
        <w:pStyle w:val="Heading4"/>
        <w:keepNext w:val="0"/>
        <w:keepLines w:val="0"/>
        <w:spacing w:after="40" w:before="240" w:lineRule="auto"/>
        <w:rPr>
          <w:ins w:author="i221353 Raja Saif" w:id="3" w:date="2025-05-06T18:25:04Z"/>
          <w:b w:val="1"/>
          <w:color w:val="000000"/>
          <w:sz w:val="22"/>
          <w:szCs w:val="22"/>
          <w:rPrChange w:author="i221353 Raja Saif" w:id="4" w:date="2025-05-06T18:25:04Z">
            <w:rPr/>
          </w:rPrChange>
        </w:rPr>
      </w:pPr>
      <w:ins w:author="i221353 Raja Saif" w:id="3" w:date="2025-05-06T18:25:04Z">
        <w:bookmarkStart w:colFirst="0" w:colLast="0" w:name="_a6x41ppmc5h" w:id="6"/>
        <w:bookmarkEnd w:id="6"/>
        <w:r w:rsidDel="00000000" w:rsidR="00000000" w:rsidRPr="00000000">
          <w:rPr>
            <w:rtl w:val="0"/>
          </w:rPr>
        </w:r>
      </w:ins>
    </w:p>
    <w:p w:rsidR="00000000" w:rsidDel="00000000" w:rsidP="00000000" w:rsidRDefault="00000000" w:rsidRPr="00000000" w14:paraId="0000003A">
      <w:pPr>
        <w:pStyle w:val="Heading4"/>
        <w:keepNext w:val="0"/>
        <w:keepLines w:val="0"/>
        <w:spacing w:after="40" w:before="240" w:lineRule="auto"/>
        <w:rPr>
          <w:ins w:author="i221353 Raja Saif" w:id="3" w:date="2025-05-06T18:25:04Z"/>
          <w:b w:val="1"/>
          <w:color w:val="000000"/>
          <w:sz w:val="22"/>
          <w:szCs w:val="22"/>
          <w:rPrChange w:author="i221353 Raja Saif" w:id="4" w:date="2025-05-06T18:25:04Z">
            <w:rPr/>
          </w:rPrChange>
        </w:rPr>
      </w:pPr>
      <w:ins w:author="i221353 Raja Saif" w:id="3" w:date="2025-05-06T18:25:04Z">
        <w:bookmarkStart w:colFirst="0" w:colLast="0" w:name="_91zo9hactmcp" w:id="7"/>
        <w:bookmarkEnd w:id="7"/>
        <w:r w:rsidDel="00000000" w:rsidR="00000000" w:rsidRPr="00000000">
          <w:rPr>
            <w:rtl w:val="0"/>
          </w:rPr>
        </w:r>
      </w:ins>
    </w:p>
    <w:p w:rsidR="00000000" w:rsidDel="00000000" w:rsidP="00000000" w:rsidRDefault="00000000" w:rsidRPr="00000000" w14:paraId="0000003B">
      <w:pPr>
        <w:pStyle w:val="Heading4"/>
        <w:keepNext w:val="0"/>
        <w:keepLines w:val="0"/>
        <w:spacing w:after="40" w:before="240" w:lineRule="auto"/>
        <w:rPr>
          <w:ins w:author="i221353 Raja Saif" w:id="3" w:date="2025-05-06T18:25:04Z"/>
          <w:b w:val="1"/>
          <w:color w:val="000000"/>
          <w:sz w:val="22"/>
          <w:szCs w:val="22"/>
          <w:rPrChange w:author="i221353 Raja Saif" w:id="4" w:date="2025-05-06T18:25:04Z">
            <w:rPr/>
          </w:rPrChange>
        </w:rPr>
      </w:pPr>
      <w:ins w:author="i221353 Raja Saif" w:id="3" w:date="2025-05-06T18:25:04Z">
        <w:bookmarkStart w:colFirst="0" w:colLast="0" w:name="_lozu9x82w6u8" w:id="8"/>
        <w:bookmarkEnd w:id="8"/>
        <w:r w:rsidDel="00000000" w:rsidR="00000000" w:rsidRPr="00000000">
          <w:rPr>
            <w:rtl w:val="0"/>
          </w:rPr>
        </w:r>
      </w:ins>
    </w:p>
    <w:p w:rsidR="00000000" w:rsidDel="00000000" w:rsidP="00000000" w:rsidRDefault="00000000" w:rsidRPr="00000000" w14:paraId="0000003C">
      <w:pPr>
        <w:pStyle w:val="Heading4"/>
        <w:keepNext w:val="0"/>
        <w:keepLines w:val="0"/>
        <w:spacing w:after="40" w:before="240" w:lineRule="auto"/>
        <w:rPr>
          <w:b w:val="1"/>
          <w:color w:val="000000"/>
          <w:sz w:val="22"/>
          <w:szCs w:val="22"/>
          <w:rPrChange w:author="i221353 Raja Saif" w:id="4" w:date="2025-05-06T18:25:04Z">
            <w:rPr>
              <w:b w:val="1"/>
              <w:color w:val="000000"/>
              <w:sz w:val="22"/>
              <w:szCs w:val="22"/>
            </w:rPr>
          </w:rPrChange>
        </w:rPr>
      </w:pPr>
      <w:bookmarkStart w:colFirst="0" w:colLast="0" w:name="_9cqfzcetez34" w:id="9"/>
      <w:bookmarkEnd w:id="9"/>
      <w:r w:rsidDel="00000000" w:rsidR="00000000" w:rsidRPr="00000000">
        <w:rPr>
          <w:b w:val="1"/>
          <w:color w:val="000000"/>
          <w:sz w:val="22"/>
          <w:szCs w:val="22"/>
          <w:rtl w:val="0"/>
          <w:rPrChange w:author="i221353 Raja Saif" w:id="4" w:date="2025-05-06T18:25:04Z">
            <w:rPr>
              <w:b w:val="1"/>
              <w:color w:val="000000"/>
              <w:sz w:val="22"/>
              <w:szCs w:val="22"/>
            </w:rPr>
          </w:rPrChange>
        </w:rPr>
        <w:t xml:space="preserve">Performance Profiling with </w:t>
      </w:r>
      <w:r w:rsidDel="00000000" w:rsidR="00000000" w:rsidRPr="00000000">
        <w:rPr>
          <w:b w:val="1"/>
          <w:color w:val="000000"/>
          <w:sz w:val="22"/>
          <w:szCs w:val="22"/>
          <w:rtl w:val="0"/>
          <w:rPrChange w:author="i221353 Raja Saif" w:id="4" w:date="2025-05-06T18:25:04Z">
            <w:rPr>
              <w:rFonts w:ascii="Roboto Mono" w:cs="Roboto Mono" w:eastAsia="Roboto Mono" w:hAnsi="Roboto Mono"/>
              <w:b w:val="1"/>
              <w:color w:val="188038"/>
              <w:sz w:val="22"/>
              <w:szCs w:val="22"/>
            </w:rPr>
          </w:rPrChange>
        </w:rPr>
        <w:t xml:space="preserve">gprof</w:t>
      </w:r>
      <w:r w:rsidDel="00000000" w:rsidR="00000000" w:rsidRPr="00000000">
        <w:rPr>
          <w:b w:val="1"/>
          <w:color w:val="000000"/>
          <w:sz w:val="22"/>
          <w:szCs w:val="22"/>
          <w:rtl w:val="0"/>
          <w:rPrChange w:author="i221353 Raja Saif" w:id="4" w:date="2025-05-06T18:25:04Z">
            <w:rPr>
              <w:b w:val="1"/>
              <w:color w:val="000000"/>
              <w:sz w:val="22"/>
              <w:szCs w:val="22"/>
            </w:rPr>
          </w:rPrChange>
        </w:rPr>
        <w:t xml:space="preserve">:</w:t>
      </w:r>
    </w:p>
    <w:p w:rsidR="00000000" w:rsidDel="00000000" w:rsidP="00000000" w:rsidRDefault="00000000" w:rsidRPr="00000000" w14:paraId="0000003D">
      <w:pPr>
        <w:rPr>
          <w:del w:author="i221353 Raja Saif" w:id="5" w:date="2025-05-06T18:07:01Z"/>
          <w:b w:val="1"/>
          <w:color w:val="000000"/>
          <w:sz w:val="22"/>
          <w:szCs w:val="22"/>
          <w:rPrChange w:author="i221353 Raja Saif" w:id="4" w:date="2025-05-06T18:25:04Z">
            <w:rPr/>
          </w:rPrChange>
        </w:rPr>
      </w:pPr>
      <w:r w:rsidDel="00000000" w:rsidR="00000000" w:rsidRPr="00000000">
        <w:rPr>
          <w:b w:val="1"/>
          <w:color w:val="000000"/>
          <w:sz w:val="22"/>
          <w:szCs w:val="22"/>
          <w:rtl w:val="0"/>
          <w:rPrChange w:author="i221353 Raja Saif" w:id="4" w:date="2025-05-06T18:25:04Z">
            <w:rPr/>
          </w:rPrChange>
        </w:rPr>
        <w:t xml:space="preserve"> </w:t>
      </w:r>
      <w:del w:author="i221353 Raja Saif" w:id="5" w:date="2025-05-06T18:07:01Z">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114300</wp:posOffset>
              </wp:positionV>
              <wp:extent cx="7405688" cy="3859606"/>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405688" cy="3859606"/>
                      </a:xfrm>
                      <a:prstGeom prst="rect"/>
                      <a:ln/>
                    </pic:spPr>
                  </pic:pic>
                </a:graphicData>
              </a:graphic>
            </wp:anchor>
          </w:drawing>
        </w:r>
      </w:del>
    </w:p>
    <w:p w:rsidR="00000000" w:rsidDel="00000000" w:rsidP="00000000" w:rsidRDefault="00000000" w:rsidRPr="00000000" w14:paraId="0000003E">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3F">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0">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1">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2">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3">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4">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5">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6">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7">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8">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9">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A">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B">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ins>
    </w:p>
    <w:p w:rsidR="00000000" w:rsidDel="00000000" w:rsidP="00000000" w:rsidRDefault="00000000" w:rsidRPr="00000000" w14:paraId="0000004C">
      <w:pPr>
        <w:rPr>
          <w:ins w:author="i221353 Raja Saif" w:id="5" w:date="2025-05-06T18:07:01Z"/>
          <w:b w:val="1"/>
          <w:color w:val="000000"/>
          <w:sz w:val="22"/>
          <w:szCs w:val="22"/>
          <w:rPrChange w:author="i221353 Raja Saif" w:id="4" w:date="2025-05-06T18:25:04Z">
            <w:rPr/>
          </w:rPrChange>
        </w:rPr>
      </w:pPr>
      <w:ins w:author="i221353 Raja Saif" w:id="5" w:date="2025-05-06T18:07:01Z">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238125</wp:posOffset>
              </wp:positionV>
              <wp:extent cx="7405688" cy="3859606"/>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405688" cy="3859606"/>
                      </a:xfrm>
                      <a:prstGeom prst="rect"/>
                      <a:ln/>
                    </pic:spPr>
                  </pic:pic>
                </a:graphicData>
              </a:graphic>
            </wp:anchor>
          </w:drawing>
        </w:r>
      </w:ins>
    </w:p>
    <w:p w:rsidR="00000000" w:rsidDel="00000000" w:rsidP="00000000" w:rsidRDefault="00000000" w:rsidRPr="00000000" w14:paraId="0000004D">
      <w:pPr>
        <w:rPr>
          <w:ins w:author="i221353 Raja Saif" w:id="6" w:date="2025-05-06T18:07:08Z"/>
          <w:b w:val="1"/>
          <w:color w:val="000000"/>
          <w:sz w:val="22"/>
          <w:szCs w:val="22"/>
          <w:rPrChange w:author="i221353 Raja Saif" w:id="4" w:date="2025-05-06T18:25:04Z">
            <w:rPr/>
          </w:rPrChange>
        </w:rPr>
      </w:pPr>
      <w:ins w:author="i221353 Raja Saif" w:id="5" w:date="2025-05-06T18:07:01Z">
        <w:r w:rsidDel="00000000" w:rsidR="00000000" w:rsidRPr="00000000">
          <w:rPr>
            <w:b w:val="1"/>
            <w:color w:val="000000"/>
            <w:sz w:val="22"/>
            <w:szCs w:val="22"/>
            <w:rtl w:val="0"/>
            <w:rPrChange w:author="i221353 Raja Saif" w:id="4" w:date="2025-05-06T18:25:04Z">
              <w:rPr/>
            </w:rPrChange>
          </w:rPr>
          <w:t xml:space="preserve">OPENMP:</w:t>
        </w:r>
      </w:ins>
      <w:ins w:author="i221353 Raja Saif" w:id="6" w:date="2025-05-06T18:07:08Z">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114300</wp:posOffset>
              </wp:positionV>
              <wp:extent cx="7405688" cy="3859606"/>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405688" cy="3859606"/>
                      </a:xfrm>
                      <a:prstGeom prst="rect"/>
                      <a:ln/>
                    </pic:spPr>
                  </pic:pic>
                </a:graphicData>
              </a:graphic>
            </wp:anchor>
          </w:drawing>
        </w:r>
      </w:ins>
    </w:p>
    <w:p w:rsidR="00000000" w:rsidDel="00000000" w:rsidP="00000000" w:rsidRDefault="00000000" w:rsidRPr="00000000" w14:paraId="0000004E">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4F">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50">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51">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52">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pragma omp parallel for num_threads(36)</w:t>
        </w:r>
      </w:ins>
    </w:p>
    <w:p w:rsidR="00000000" w:rsidDel="00000000" w:rsidP="00000000" w:rsidRDefault="00000000" w:rsidRPr="00000000" w14:paraId="00000053">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for (int i = 0; i &lt; permutations.size(); ++i) {</w:t>
        </w:r>
      </w:ins>
    </w:p>
    <w:p w:rsidR="00000000" w:rsidDel="00000000" w:rsidP="00000000" w:rsidRDefault="00000000" w:rsidRPr="00000000" w14:paraId="00000054">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This tells the compiler to </w:t>
        </w:r>
        <w:r w:rsidDel="00000000" w:rsidR="00000000" w:rsidRPr="00000000">
          <w:rPr>
            <w:b w:val="1"/>
            <w:color w:val="000000"/>
            <w:sz w:val="22"/>
            <w:szCs w:val="22"/>
            <w:rtl w:val="0"/>
            <w:rPrChange w:author="i221353 Raja Saif" w:id="4" w:date="2025-05-06T18:25:04Z">
              <w:rPr/>
            </w:rPrChange>
          </w:rPr>
          <w:t xml:space="preserve">parallelize the </w:t>
        </w:r>
        <w:r w:rsidDel="00000000" w:rsidR="00000000" w:rsidRPr="00000000">
          <w:rPr>
            <w:b w:val="1"/>
            <w:color w:val="000000"/>
            <w:sz w:val="22"/>
            <w:szCs w:val="22"/>
            <w:rtl w:val="0"/>
            <w:rPrChange w:author="i221353 Raja Saif" w:id="4" w:date="2025-05-06T18:25:04Z">
              <w:rPr/>
            </w:rPrChange>
          </w:rPr>
          <w:t xml:space="preserve">for</w:t>
        </w:r>
        <w:r w:rsidDel="00000000" w:rsidR="00000000" w:rsidRPr="00000000">
          <w:rPr>
            <w:b w:val="1"/>
            <w:color w:val="000000"/>
            <w:sz w:val="22"/>
            <w:szCs w:val="22"/>
            <w:rtl w:val="0"/>
            <w:rPrChange w:author="i221353 Raja Saif" w:id="4" w:date="2025-05-06T18:25:04Z">
              <w:rPr/>
            </w:rPrChange>
          </w:rPr>
          <w:t xml:space="preserve"> loop</w:t>
        </w:r>
        <w:r w:rsidDel="00000000" w:rsidR="00000000" w:rsidRPr="00000000">
          <w:rPr>
            <w:b w:val="1"/>
            <w:color w:val="000000"/>
            <w:sz w:val="22"/>
            <w:szCs w:val="22"/>
            <w:rtl w:val="0"/>
            <w:rPrChange w:author="i221353 Raja Saif" w:id="4" w:date="2025-05-06T18:25:04Z">
              <w:rPr/>
            </w:rPrChange>
          </w:rPr>
          <w:t xml:space="preserve"> using </w:t>
        </w:r>
        <w:r w:rsidDel="00000000" w:rsidR="00000000" w:rsidRPr="00000000">
          <w:rPr>
            <w:b w:val="1"/>
            <w:color w:val="000000"/>
            <w:sz w:val="22"/>
            <w:szCs w:val="22"/>
            <w:rtl w:val="0"/>
            <w:rPrChange w:author="i221353 Raja Saif" w:id="4" w:date="2025-05-06T18:25:04Z">
              <w:rPr/>
            </w:rPrChange>
          </w:rPr>
          <w:t xml:space="preserve">36 threads</w:t>
        </w:r>
        <w:r w:rsidDel="00000000" w:rsidR="00000000" w:rsidRPr="00000000">
          <w:rPr>
            <w:b w:val="1"/>
            <w:color w:val="000000"/>
            <w:sz w:val="22"/>
            <w:szCs w:val="22"/>
            <w:rtl w:val="0"/>
            <w:rPrChange w:author="i221353 Raja Saif" w:id="4" w:date="2025-05-06T18:25:04Z">
              <w:rPr/>
            </w:rPrChange>
          </w:rPr>
          <w:t xml:space="preserve"> (if available), each working on a different </w:t>
        </w:r>
        <w:r w:rsidDel="00000000" w:rsidR="00000000" w:rsidRPr="00000000">
          <w:rPr>
            <w:b w:val="1"/>
            <w:color w:val="000000"/>
            <w:sz w:val="22"/>
            <w:szCs w:val="22"/>
            <w:rtl w:val="0"/>
            <w:rPrChange w:author="i221353 Raja Saif" w:id="4" w:date="2025-05-06T18:25:04Z">
              <w:rPr/>
            </w:rPrChange>
          </w:rPr>
          <w:t xml:space="preserve">i</w:t>
        </w:r>
        <w:r w:rsidDel="00000000" w:rsidR="00000000" w:rsidRPr="00000000">
          <w:rPr>
            <w:b w:val="1"/>
            <w:color w:val="000000"/>
            <w:sz w:val="22"/>
            <w:szCs w:val="22"/>
            <w:rtl w:val="0"/>
            <w:rPrChange w:author="i221353 Raja Saif" w:id="4" w:date="2025-05-06T18:25:04Z">
              <w:rPr/>
            </w:rPrChange>
          </w:rPr>
          <w:t xml:space="preserve"> (i.e., a different permutation).</w:t>
        </w:r>
      </w:ins>
    </w:p>
    <w:p w:rsidR="00000000" w:rsidDel="00000000" w:rsidP="00000000" w:rsidRDefault="00000000" w:rsidRPr="00000000" w14:paraId="00000055">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56">
      <w:pPr>
        <w:pStyle w:val="Heading3"/>
        <w:keepNext w:val="0"/>
        <w:keepLines w:val="0"/>
        <w:spacing w:before="280" w:lineRule="auto"/>
        <w:rPr>
          <w:ins w:author="i221353 Raja Saif" w:id="6" w:date="2025-05-06T18:07:08Z"/>
          <w:b w:val="1"/>
          <w:color w:val="000000"/>
          <w:sz w:val="22"/>
          <w:szCs w:val="22"/>
          <w:rPrChange w:author="i221353 Raja Saif" w:id="4" w:date="2025-05-06T18:25:04Z">
            <w:rPr/>
          </w:rPrChange>
        </w:rPr>
      </w:pPr>
      <w:ins w:author="i221353 Raja Saif" w:id="6" w:date="2025-05-06T18:07:08Z">
        <w:bookmarkStart w:colFirst="0" w:colLast="0" w:name="_bm4187y6n3ki" w:id="10"/>
        <w:bookmarkEnd w:id="10"/>
        <w:r w:rsidDel="00000000" w:rsidR="00000000" w:rsidRPr="00000000">
          <w:rPr>
            <w:b w:val="1"/>
            <w:color w:val="000000"/>
            <w:sz w:val="22"/>
            <w:szCs w:val="22"/>
            <w:rtl w:val="0"/>
            <w:rPrChange w:author="i221353 Raja Saif" w:id="4" w:date="2025-05-06T18:25:04Z">
              <w:rPr/>
            </w:rPrChange>
          </w:rPr>
          <w:t xml:space="preserve">Inside the Parallel Block</w:t>
        </w:r>
      </w:ins>
    </w:p>
    <w:p w:rsidR="00000000" w:rsidDel="00000000" w:rsidP="00000000" w:rsidRDefault="00000000" w:rsidRPr="00000000" w14:paraId="00000057">
      <w:pPr>
        <w:spacing w:after="240" w:before="240" w:lineRule="auto"/>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Each thread:</w:t>
        </w:r>
      </w:ins>
    </w:p>
    <w:p w:rsidR="00000000" w:rsidDel="00000000" w:rsidP="00000000" w:rsidRDefault="00000000" w:rsidRPr="00000000" w14:paraId="00000058">
      <w:pPr>
        <w:numPr>
          <w:ilvl w:val="0"/>
          <w:numId w:val="4"/>
        </w:numPr>
        <w:spacing w:after="0" w:afterAutospacing="0" w:before="240" w:lineRule="auto"/>
        <w:ind w:left="720" w:hanging="360"/>
        <w:rPr>
          <w:ins w:author="i221353 Raja Saif" w:id="6" w:date="2025-05-06T18:07:08Z"/>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Skips the base identity permutation.</w:t>
          <w:br w:type="textWrapping"/>
        </w:r>
      </w:ins>
    </w:p>
    <w:p w:rsidR="00000000" w:rsidDel="00000000" w:rsidP="00000000" w:rsidRDefault="00000000" w:rsidRPr="00000000" w14:paraId="00000059">
      <w:pPr>
        <w:numPr>
          <w:ilvl w:val="0"/>
          <w:numId w:val="4"/>
        </w:numPr>
        <w:spacing w:after="0" w:afterAutospacing="0" w:before="0" w:beforeAutospacing="0" w:lineRule="auto"/>
        <w:ind w:left="720" w:hanging="360"/>
        <w:rPr>
          <w:ins w:author="i221353 Raja Saif" w:id="6" w:date="2025-05-06T18:07:08Z"/>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Computes:</w:t>
          <w:br w:type="textWrapping"/>
        </w:r>
      </w:ins>
    </w:p>
    <w:p w:rsidR="00000000" w:rsidDel="00000000" w:rsidP="00000000" w:rsidRDefault="00000000" w:rsidRPr="00000000" w14:paraId="0000005A">
      <w:pPr>
        <w:numPr>
          <w:ilvl w:val="1"/>
          <w:numId w:val="4"/>
        </w:numPr>
        <w:spacing w:after="0" w:afterAutospacing="0" w:before="0" w:beforeAutospacing="0" w:lineRule="auto"/>
        <w:ind w:left="1440" w:hanging="360"/>
        <w:rPr>
          <w:ins w:author="i221353 Raja Saif" w:id="6" w:date="2025-05-06T18:07:08Z"/>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v_inv</w:t>
        </w:r>
        <w:r w:rsidDel="00000000" w:rsidR="00000000" w:rsidRPr="00000000">
          <w:rPr>
            <w:b w:val="1"/>
            <w:color w:val="000000"/>
            <w:sz w:val="22"/>
            <w:szCs w:val="22"/>
            <w:rtl w:val="0"/>
            <w:rPrChange w:author="i221353 Raja Saif" w:id="4" w:date="2025-05-06T18:25:04Z">
              <w:rPr/>
            </w:rPrChange>
          </w:rPr>
          <w:t xml:space="preserve">: the inverse of the permutation (used for fast lookups).</w:t>
          <w:br w:type="textWrapping"/>
        </w:r>
      </w:ins>
    </w:p>
    <w:p w:rsidR="00000000" w:rsidDel="00000000" w:rsidP="00000000" w:rsidRDefault="00000000" w:rsidRPr="00000000" w14:paraId="0000005B">
      <w:pPr>
        <w:numPr>
          <w:ilvl w:val="1"/>
          <w:numId w:val="4"/>
        </w:numPr>
        <w:spacing w:after="0" w:afterAutospacing="0" w:before="0" w:beforeAutospacing="0" w:lineRule="auto"/>
        <w:ind w:left="1440" w:hanging="360"/>
        <w:rPr>
          <w:ins w:author="i221353 Raja Saif" w:id="6" w:date="2025-05-06T18:07:08Z"/>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rval</w:t>
        </w:r>
        <w:r w:rsidDel="00000000" w:rsidR="00000000" w:rsidRPr="00000000">
          <w:rPr>
            <w:b w:val="1"/>
            <w:color w:val="000000"/>
            <w:sz w:val="22"/>
            <w:szCs w:val="22"/>
            <w:rtl w:val="0"/>
            <w:rPrChange w:author="i221353 Raja Saif" w:id="4" w:date="2025-05-06T18:25:04Z">
              <w:rPr/>
            </w:rPrChange>
          </w:rPr>
          <w:t xml:space="preserve">: the first incorrect symbol from the right (used for logic in </w:t>
        </w:r>
        <w:r w:rsidDel="00000000" w:rsidR="00000000" w:rsidRPr="00000000">
          <w:rPr>
            <w:b w:val="1"/>
            <w:color w:val="000000"/>
            <w:sz w:val="22"/>
            <w:szCs w:val="22"/>
            <w:rtl w:val="0"/>
            <w:rPrChange w:author="i221353 Raja Saif" w:id="4" w:date="2025-05-06T18:25:04Z">
              <w:rPr/>
            </w:rPrChange>
          </w:rPr>
          <w:t xml:space="preserve">Parent1()</w:t>
        </w:r>
        <w:r w:rsidDel="00000000" w:rsidR="00000000" w:rsidRPr="00000000">
          <w:rPr>
            <w:b w:val="1"/>
            <w:color w:val="000000"/>
            <w:sz w:val="22"/>
            <w:szCs w:val="22"/>
            <w:rtl w:val="0"/>
            <w:rPrChange w:author="i221353 Raja Saif" w:id="4" w:date="2025-05-06T18:25:04Z">
              <w:rPr/>
            </w:rPrChange>
          </w:rPr>
          <w:t xml:space="preserve">).</w:t>
          <w:br w:type="textWrapping"/>
        </w:r>
      </w:ins>
    </w:p>
    <w:p w:rsidR="00000000" w:rsidDel="00000000" w:rsidP="00000000" w:rsidRDefault="00000000" w:rsidRPr="00000000" w14:paraId="0000005C">
      <w:pPr>
        <w:numPr>
          <w:ilvl w:val="0"/>
          <w:numId w:val="4"/>
        </w:numPr>
        <w:spacing w:after="0" w:afterAutospacing="0" w:before="0" w:beforeAutospacing="0" w:lineRule="auto"/>
        <w:ind w:left="720" w:hanging="360"/>
        <w:rPr>
          <w:ins w:author="i221353 Raja Saif" w:id="6" w:date="2025-05-06T18:07:08Z"/>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For each transformation </w:t>
        </w:r>
        <w:r w:rsidDel="00000000" w:rsidR="00000000" w:rsidRPr="00000000">
          <w:rPr>
            <w:b w:val="1"/>
            <w:color w:val="000000"/>
            <w:sz w:val="22"/>
            <w:szCs w:val="22"/>
            <w:rtl w:val="0"/>
            <w:rPrChange w:author="i221353 Raja Saif" w:id="4" w:date="2025-05-06T18:25:04Z">
              <w:rPr/>
            </w:rPrChange>
          </w:rPr>
          <w:t xml:space="preserve">t</w:t>
        </w:r>
        <w:r w:rsidDel="00000000" w:rsidR="00000000" w:rsidRPr="00000000">
          <w:rPr>
            <w:b w:val="1"/>
            <w:color w:val="000000"/>
            <w:sz w:val="22"/>
            <w:szCs w:val="22"/>
            <w:rtl w:val="0"/>
            <w:rPrChange w:author="i221353 Raja Saif" w:id="4" w:date="2025-05-06T18:25:04Z">
              <w:rPr/>
            </w:rPrChange>
          </w:rPr>
          <w:t xml:space="preserve"> from </w:t>
        </w:r>
        <w:r w:rsidDel="00000000" w:rsidR="00000000" w:rsidRPr="00000000">
          <w:rPr>
            <w:b w:val="1"/>
            <w:color w:val="000000"/>
            <w:sz w:val="22"/>
            <w:szCs w:val="22"/>
            <w:rtl w:val="0"/>
            <w:rPrChange w:author="i221353 Raja Saif" w:id="4" w:date="2025-05-06T18:25:04Z">
              <w:rPr/>
            </w:rPrChange>
          </w:rPr>
          <w:t xml:space="preserve">1</w:t>
        </w:r>
        <w:r w:rsidDel="00000000" w:rsidR="00000000" w:rsidRPr="00000000">
          <w:rPr>
            <w:b w:val="1"/>
            <w:color w:val="000000"/>
            <w:sz w:val="22"/>
            <w:szCs w:val="22"/>
            <w:rtl w:val="0"/>
            <w:rPrChange w:author="i221353 Raja Saif" w:id="4" w:date="2025-05-06T18:25:04Z">
              <w:rPr/>
            </w:rPrChange>
          </w:rPr>
          <w:t xml:space="preserve"> to </w:t>
        </w:r>
        <w:r w:rsidDel="00000000" w:rsidR="00000000" w:rsidRPr="00000000">
          <w:rPr>
            <w:b w:val="1"/>
            <w:color w:val="000000"/>
            <w:sz w:val="22"/>
            <w:szCs w:val="22"/>
            <w:rtl w:val="0"/>
            <w:rPrChange w:author="i221353 Raja Saif" w:id="4" w:date="2025-05-06T18:25:04Z">
              <w:rPr/>
            </w:rPrChange>
          </w:rPr>
          <w:t xml:space="preserve">n-1</w:t>
        </w:r>
        <w:r w:rsidDel="00000000" w:rsidR="00000000" w:rsidRPr="00000000">
          <w:rPr>
            <w:b w:val="1"/>
            <w:color w:val="000000"/>
            <w:sz w:val="22"/>
            <w:szCs w:val="22"/>
            <w:rtl w:val="0"/>
            <w:rPrChange w:author="i221353 Raja Saif" w:id="4" w:date="2025-05-06T18:25:04Z">
              <w:rPr/>
            </w:rPrChange>
          </w:rPr>
          <w:t xml:space="preserve">, it:</w:t>
          <w:br w:type="textWrapping"/>
        </w:r>
      </w:ins>
    </w:p>
    <w:p w:rsidR="00000000" w:rsidDel="00000000" w:rsidP="00000000" w:rsidRDefault="00000000" w:rsidRPr="00000000" w14:paraId="0000005D">
      <w:pPr>
        <w:numPr>
          <w:ilvl w:val="1"/>
          <w:numId w:val="4"/>
        </w:numPr>
        <w:spacing w:after="0" w:afterAutospacing="0" w:before="0" w:beforeAutospacing="0" w:lineRule="auto"/>
        <w:ind w:left="1440" w:hanging="360"/>
        <w:rPr>
          <w:ins w:author="i221353 Raja Saif" w:id="6" w:date="2025-05-06T18:07:08Z"/>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Computes a parent using </w:t>
        </w:r>
        <w:r w:rsidDel="00000000" w:rsidR="00000000" w:rsidRPr="00000000">
          <w:rPr>
            <w:b w:val="1"/>
            <w:color w:val="000000"/>
            <w:sz w:val="22"/>
            <w:szCs w:val="22"/>
            <w:rtl w:val="0"/>
            <w:rPrChange w:author="i221353 Raja Saif" w:id="4" w:date="2025-05-06T18:25:04Z">
              <w:rPr/>
            </w:rPrChange>
          </w:rPr>
          <w:t xml:space="preserve">Parent1(v, t, v_inv, rval)</w:t>
        </w:r>
        <w:r w:rsidDel="00000000" w:rsidR="00000000" w:rsidRPr="00000000">
          <w:rPr>
            <w:b w:val="1"/>
            <w:color w:val="000000"/>
            <w:sz w:val="22"/>
            <w:szCs w:val="22"/>
            <w:rtl w:val="0"/>
            <w:rPrChange w:author="i221353 Raja Saif" w:id="4" w:date="2025-05-06T18:25:04Z">
              <w:rPr/>
            </w:rPrChange>
          </w:rPr>
          <w:t xml:space="preserve">.</w:t>
          <w:br w:type="textWrapping"/>
        </w:r>
      </w:ins>
    </w:p>
    <w:p w:rsidR="00000000" w:rsidDel="00000000" w:rsidP="00000000" w:rsidRDefault="00000000" w:rsidRPr="00000000" w14:paraId="0000005E">
      <w:pPr>
        <w:numPr>
          <w:ilvl w:val="1"/>
          <w:numId w:val="4"/>
        </w:numPr>
        <w:spacing w:after="240" w:before="0" w:beforeAutospacing="0" w:lineRule="auto"/>
        <w:ind w:left="1440" w:hanging="360"/>
        <w:rPr>
          <w:ins w:author="i221353 Raja Saif" w:id="6" w:date="2025-05-06T18:07:08Z"/>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Inserts the </w:t>
        </w:r>
        <w:r w:rsidDel="00000000" w:rsidR="00000000" w:rsidRPr="00000000">
          <w:rPr>
            <w:b w:val="1"/>
            <w:color w:val="000000"/>
            <w:sz w:val="22"/>
            <w:szCs w:val="22"/>
            <w:rtl w:val="0"/>
            <w:rPrChange w:author="i221353 Raja Saif" w:id="4" w:date="2025-05-06T18:25:04Z">
              <w:rPr/>
            </w:rPrChange>
          </w:rPr>
          <w:t xml:space="preserve">(child, parent)</w:t>
        </w:r>
        <w:r w:rsidDel="00000000" w:rsidR="00000000" w:rsidRPr="00000000">
          <w:rPr>
            <w:b w:val="1"/>
            <w:color w:val="000000"/>
            <w:sz w:val="22"/>
            <w:szCs w:val="22"/>
            <w:rtl w:val="0"/>
            <w:rPrChange w:author="i221353 Raja Saif" w:id="4" w:date="2025-05-06T18:25:04Z">
              <w:rPr/>
            </w:rPrChange>
          </w:rPr>
          <w:t xml:space="preserve"> pair into the respective </w:t>
        </w:r>
        <w:r w:rsidDel="00000000" w:rsidR="00000000" w:rsidRPr="00000000">
          <w:rPr>
            <w:b w:val="1"/>
            <w:color w:val="000000"/>
            <w:sz w:val="22"/>
            <w:szCs w:val="22"/>
            <w:rtl w:val="0"/>
            <w:rPrChange w:author="i221353 Raja Saif" w:id="4" w:date="2025-05-06T18:25:04Z">
              <w:rPr/>
            </w:rPrChange>
          </w:rPr>
          <w:t xml:space="preserve">ist_trees[t-1]</w:t>
        </w:r>
        <w:r w:rsidDel="00000000" w:rsidR="00000000" w:rsidRPr="00000000">
          <w:rPr>
            <w:b w:val="1"/>
            <w:color w:val="000000"/>
            <w:sz w:val="22"/>
            <w:szCs w:val="22"/>
            <w:rtl w:val="0"/>
            <w:rPrChange w:author="i221353 Raja Saif" w:id="4" w:date="2025-05-06T18:25:04Z">
              <w:rPr/>
            </w:rPrChange>
          </w:rPr>
          <w:t xml:space="preserve">.</w:t>
          <w:br w:type="textWrapping"/>
        </w:r>
      </w:ins>
    </w:p>
    <w:p w:rsidR="00000000" w:rsidDel="00000000" w:rsidP="00000000" w:rsidRDefault="00000000" w:rsidRPr="00000000" w14:paraId="0000005F">
      <w:pPr>
        <w:spacing w:after="240" w:before="240" w:lineRule="auto"/>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Because multiple threads may try to write to the same tree at once, this line is used to avoid race conditions:</w:t>
        </w:r>
      </w:ins>
    </w:p>
    <w:p w:rsidR="00000000" w:rsidDel="00000000" w:rsidP="00000000" w:rsidRDefault="00000000" w:rsidRPr="00000000" w14:paraId="00000060">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std::lock_guard&lt;std::mutex&gt; lock(tree_mutexes[t - 1]);</w:t>
        </w:r>
      </w:ins>
    </w:p>
    <w:p w:rsidR="00000000" w:rsidDel="00000000" w:rsidP="00000000" w:rsidRDefault="00000000" w:rsidRPr="00000000" w14:paraId="00000061">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62">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Summary of Parallel Logic</w:t>
        </w:r>
      </w:ins>
    </w:p>
    <w:p w:rsidR="00000000" w:rsidDel="00000000" w:rsidP="00000000" w:rsidRDefault="00000000" w:rsidRPr="00000000" w14:paraId="00000063">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tbl>
      <w:tblPr>
        <w:tblStyle w:val="Table1"/>
        <w:tblW w:w="2620.0" w:type="dxa"/>
        <w:jc w:val="left"/>
        <w:tblLayout w:type="fixed"/>
        <w:tblLook w:val="0600"/>
      </w:tblPr>
      <w:tblGrid>
        <w:gridCol w:w="845"/>
        <w:gridCol w:w="1775"/>
        <w:tblGridChange w:id="0">
          <w:tblGrid>
            <w:gridCol w:w="845"/>
            <w:gridCol w:w="1775"/>
          </w:tblGrid>
        </w:tblGridChange>
      </w:tblGrid>
      <w:tr>
        <w:trPr>
          <w:cantSplit w:val="0"/>
          <w:trHeight w:val="515" w:hRule="atLeast"/>
          <w:tblHeader w:val="0"/>
          <w:ins w:author="i221353 Raja Saif" w:id="6" w:date="2025-05-06T18:07:08Z"/>
        </w:trPr>
        <w:tc>
          <w:tcPr>
            <w:tcMar>
              <w:top w:w="100.0" w:type="dxa"/>
              <w:left w:w="100.0" w:type="dxa"/>
              <w:bottom w:w="100.0" w:type="dxa"/>
              <w:right w:w="100.0" w:type="dxa"/>
            </w:tcMar>
            <w:vAlign w:val="top"/>
          </w:tcPr>
          <w:p w:rsidR="00000000" w:rsidDel="00000000" w:rsidP="00000000" w:rsidRDefault="00000000" w:rsidRPr="00000000" w14:paraId="00000064">
            <w:pPr>
              <w:jc w:val="cente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Step</w:t>
              </w:r>
              <w:r w:rsidDel="00000000" w:rsidR="00000000" w:rsidRPr="00000000">
                <w:rPr>
                  <w:rtl w:val="0"/>
                </w:rPr>
              </w:r>
            </w:ins>
          </w:p>
        </w:tc>
        <w:tc>
          <w:tcPr>
            <w:tcMar>
              <w:top w:w="100.0" w:type="dxa"/>
              <w:left w:w="100.0" w:type="dxa"/>
              <w:bottom w:w="100.0" w:type="dxa"/>
              <w:right w:w="100.0" w:type="dxa"/>
            </w:tcMar>
            <w:vAlign w:val="top"/>
          </w:tcPr>
          <w:p w:rsidR="00000000" w:rsidDel="00000000" w:rsidP="00000000" w:rsidRDefault="00000000" w:rsidRPr="00000000" w14:paraId="00000065">
            <w:pPr>
              <w:jc w:val="cente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Description</w:t>
              </w:r>
              <w:r w:rsidDel="00000000" w:rsidR="00000000" w:rsidRPr="00000000">
                <w:rPr>
                  <w:rtl w:val="0"/>
                </w:rPr>
              </w:r>
            </w:ins>
          </w:p>
        </w:tc>
      </w:tr>
    </w:tbl>
    <w:p w:rsidR="00000000" w:rsidDel="00000000" w:rsidP="00000000" w:rsidRDefault="00000000" w:rsidRPr="00000000" w14:paraId="00000066">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tbl>
      <w:tblPr>
        <w:tblStyle w:val="Table2"/>
        <w:tblW w:w="5635.0" w:type="dxa"/>
        <w:jc w:val="left"/>
        <w:tblLayout w:type="fixed"/>
        <w:tblLook w:val="0600"/>
      </w:tblPr>
      <w:tblGrid>
        <w:gridCol w:w="380"/>
        <w:gridCol w:w="5255"/>
        <w:tblGridChange w:id="0">
          <w:tblGrid>
            <w:gridCol w:w="380"/>
            <w:gridCol w:w="5255"/>
          </w:tblGrid>
        </w:tblGridChange>
      </w:tblGrid>
      <w:tr>
        <w:trPr>
          <w:cantSplit w:val="0"/>
          <w:trHeight w:val="515" w:hRule="atLeast"/>
          <w:tblHeader w:val="0"/>
          <w:ins w:author="i221353 Raja Saif" w:id="6" w:date="2025-05-06T18:07:08Z"/>
        </w:trPr>
        <w:tc>
          <w:tcPr>
            <w:tcMar>
              <w:top w:w="100.0" w:type="dxa"/>
              <w:left w:w="100.0" w:type="dxa"/>
              <w:bottom w:w="100.0" w:type="dxa"/>
              <w:right w:w="100.0" w:type="dxa"/>
            </w:tcMar>
            <w:vAlign w:val="top"/>
          </w:tcPr>
          <w:p w:rsidR="00000000" w:rsidDel="00000000" w:rsidP="00000000" w:rsidRDefault="00000000" w:rsidRPr="00000000" w14:paraId="00000067">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1</w:t>
              </w:r>
            </w:ins>
          </w:p>
        </w:tc>
        <w:tc>
          <w:tcPr>
            <w:tcMar>
              <w:top w:w="100.0" w:type="dxa"/>
              <w:left w:w="100.0" w:type="dxa"/>
              <w:bottom w:w="100.0" w:type="dxa"/>
              <w:right w:w="100.0" w:type="dxa"/>
            </w:tcMar>
            <w:vAlign w:val="top"/>
          </w:tcPr>
          <w:p w:rsidR="00000000" w:rsidDel="00000000" w:rsidP="00000000" w:rsidRDefault="00000000" w:rsidRPr="00000000" w14:paraId="00000068">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Generate all </w:t>
              </w:r>
              <w:r w:rsidDel="00000000" w:rsidR="00000000" w:rsidRPr="00000000">
                <w:rPr>
                  <w:b w:val="1"/>
                  <w:color w:val="000000"/>
                  <w:sz w:val="22"/>
                  <w:szCs w:val="22"/>
                  <w:rtl w:val="0"/>
                  <w:rPrChange w:author="i221353 Raja Saif" w:id="4" w:date="2025-05-06T18:25:04Z">
                    <w:rPr/>
                  </w:rPrChange>
                </w:rPr>
                <w:t xml:space="preserve">n!</w:t>
              </w:r>
              <w:r w:rsidDel="00000000" w:rsidR="00000000" w:rsidRPr="00000000">
                <w:rPr>
                  <w:b w:val="1"/>
                  <w:color w:val="000000"/>
                  <w:sz w:val="22"/>
                  <w:szCs w:val="22"/>
                  <w:rtl w:val="0"/>
                  <w:rPrChange w:author="i221353 Raja Saif" w:id="4" w:date="2025-05-06T18:25:04Z">
                    <w:rPr/>
                  </w:rPrChange>
                </w:rPr>
                <w:t xml:space="preserve"> permutations of </w:t>
              </w:r>
              <w:r w:rsidDel="00000000" w:rsidR="00000000" w:rsidRPr="00000000">
                <w:rPr>
                  <w:b w:val="1"/>
                  <w:color w:val="000000"/>
                  <w:sz w:val="22"/>
                  <w:szCs w:val="22"/>
                  <w:rtl w:val="0"/>
                  <w:rPrChange w:author="i221353 Raja Saif" w:id="4" w:date="2025-05-06T18:25:04Z">
                    <w:rPr/>
                  </w:rPrChange>
                </w:rPr>
                <w:t xml:space="preserve">{1, ..., n}</w:t>
              </w:r>
              <w:r w:rsidDel="00000000" w:rsidR="00000000" w:rsidRPr="00000000">
                <w:rPr>
                  <w:rtl w:val="0"/>
                </w:rPr>
              </w:r>
            </w:ins>
          </w:p>
        </w:tc>
      </w:tr>
    </w:tbl>
    <w:p w:rsidR="00000000" w:rsidDel="00000000" w:rsidP="00000000" w:rsidRDefault="00000000" w:rsidRPr="00000000" w14:paraId="00000069">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tbl>
      <w:tblPr>
        <w:tblStyle w:val="Table3"/>
        <w:tblW w:w="8005.0" w:type="dxa"/>
        <w:jc w:val="left"/>
        <w:tblLayout w:type="fixed"/>
        <w:tblLook w:val="0600"/>
      </w:tblPr>
      <w:tblGrid>
        <w:gridCol w:w="380"/>
        <w:gridCol w:w="7625"/>
        <w:tblGridChange w:id="0">
          <w:tblGrid>
            <w:gridCol w:w="380"/>
            <w:gridCol w:w="7625"/>
          </w:tblGrid>
        </w:tblGridChange>
      </w:tblGrid>
      <w:tr>
        <w:trPr>
          <w:cantSplit w:val="0"/>
          <w:trHeight w:val="515" w:hRule="atLeast"/>
          <w:tblHeader w:val="0"/>
          <w:ins w:author="i221353 Raja Saif" w:id="6" w:date="2025-05-06T18:07:08Z"/>
        </w:trPr>
        <w:tc>
          <w:tcPr>
            <w:tcMar>
              <w:top w:w="100.0" w:type="dxa"/>
              <w:left w:w="100.0" w:type="dxa"/>
              <w:bottom w:w="100.0" w:type="dxa"/>
              <w:right w:w="100.0" w:type="dxa"/>
            </w:tcMar>
            <w:vAlign w:val="top"/>
          </w:tcPr>
          <w:p w:rsidR="00000000" w:rsidDel="00000000" w:rsidP="00000000" w:rsidRDefault="00000000" w:rsidRPr="00000000" w14:paraId="0000006A">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2</w:t>
              </w:r>
            </w:ins>
          </w:p>
        </w:tc>
        <w:tc>
          <w:tcPr>
            <w:tcMar>
              <w:top w:w="100.0" w:type="dxa"/>
              <w:left w:w="100.0" w:type="dxa"/>
              <w:bottom w:w="100.0" w:type="dxa"/>
              <w:right w:w="100.0" w:type="dxa"/>
            </w:tcMar>
            <w:vAlign w:val="top"/>
          </w:tcPr>
          <w:p w:rsidR="00000000" w:rsidDel="00000000" w:rsidP="00000000" w:rsidRDefault="00000000" w:rsidRPr="00000000" w14:paraId="0000006B">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Use OpenMP to parallelize the outer loop (over permutations)</w:t>
              </w:r>
            </w:ins>
          </w:p>
        </w:tc>
      </w:tr>
    </w:tbl>
    <w:p w:rsidR="00000000" w:rsidDel="00000000" w:rsidP="00000000" w:rsidRDefault="00000000" w:rsidRPr="00000000" w14:paraId="0000006C">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tbl>
      <w:tblPr>
        <w:tblStyle w:val="Table4"/>
        <w:tblW w:w="8635.0" w:type="dxa"/>
        <w:jc w:val="left"/>
        <w:tblLayout w:type="fixed"/>
        <w:tblLook w:val="0600"/>
      </w:tblPr>
      <w:tblGrid>
        <w:gridCol w:w="380"/>
        <w:gridCol w:w="8255"/>
        <w:tblGridChange w:id="0">
          <w:tblGrid>
            <w:gridCol w:w="380"/>
            <w:gridCol w:w="8255"/>
          </w:tblGrid>
        </w:tblGridChange>
      </w:tblGrid>
      <w:tr>
        <w:trPr>
          <w:cantSplit w:val="0"/>
          <w:trHeight w:val="515" w:hRule="atLeast"/>
          <w:tblHeader w:val="0"/>
          <w:ins w:author="i221353 Raja Saif" w:id="6" w:date="2025-05-06T18:07:08Z"/>
        </w:trPr>
        <w:tc>
          <w:tcPr>
            <w:tcMar>
              <w:top w:w="100.0" w:type="dxa"/>
              <w:left w:w="100.0" w:type="dxa"/>
              <w:bottom w:w="100.0" w:type="dxa"/>
              <w:right w:w="100.0" w:type="dxa"/>
            </w:tcMar>
            <w:vAlign w:val="top"/>
          </w:tcPr>
          <w:p w:rsidR="00000000" w:rsidDel="00000000" w:rsidP="00000000" w:rsidRDefault="00000000" w:rsidRPr="00000000" w14:paraId="0000006D">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3</w:t>
              </w:r>
            </w:ins>
          </w:p>
        </w:tc>
        <w:tc>
          <w:tcPr>
            <w:tcMar>
              <w:top w:w="100.0" w:type="dxa"/>
              <w:left w:w="100.0" w:type="dxa"/>
              <w:bottom w:w="100.0" w:type="dxa"/>
              <w:right w:w="100.0" w:type="dxa"/>
            </w:tcMar>
            <w:vAlign w:val="top"/>
          </w:tcPr>
          <w:p w:rsidR="00000000" w:rsidDel="00000000" w:rsidP="00000000" w:rsidRDefault="00000000" w:rsidRPr="00000000" w14:paraId="0000006E">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For each permutation and each </w:t>
              </w:r>
              <w:r w:rsidDel="00000000" w:rsidR="00000000" w:rsidRPr="00000000">
                <w:rPr>
                  <w:b w:val="1"/>
                  <w:color w:val="000000"/>
                  <w:sz w:val="22"/>
                  <w:szCs w:val="22"/>
                  <w:rtl w:val="0"/>
                  <w:rPrChange w:author="i221353 Raja Saif" w:id="4" w:date="2025-05-06T18:25:04Z">
                    <w:rPr/>
                  </w:rPrChange>
                </w:rPr>
                <w:t xml:space="preserve">t</w:t>
              </w:r>
              <w:r w:rsidDel="00000000" w:rsidR="00000000" w:rsidRPr="00000000">
                <w:rPr>
                  <w:b w:val="1"/>
                  <w:color w:val="000000"/>
                  <w:sz w:val="22"/>
                  <w:szCs w:val="22"/>
                  <w:rtl w:val="0"/>
                  <w:rPrChange w:author="i221353 Raja Saif" w:id="4" w:date="2025-05-06T18:25:04Z">
                    <w:rPr/>
                  </w:rPrChange>
                </w:rPr>
                <w:t xml:space="preserve"> (from 1 to </w:t>
              </w:r>
              <w:r w:rsidDel="00000000" w:rsidR="00000000" w:rsidRPr="00000000">
                <w:rPr>
                  <w:b w:val="1"/>
                  <w:color w:val="000000"/>
                  <w:sz w:val="22"/>
                  <w:szCs w:val="22"/>
                  <w:rtl w:val="0"/>
                  <w:rPrChange w:author="i221353 Raja Saif" w:id="4" w:date="2025-05-06T18:25:04Z">
                    <w:rPr/>
                  </w:rPrChange>
                </w:rPr>
                <w:t xml:space="preserve">n-1</w:t>
              </w:r>
              <w:r w:rsidDel="00000000" w:rsidR="00000000" w:rsidRPr="00000000">
                <w:rPr>
                  <w:b w:val="1"/>
                  <w:color w:val="000000"/>
                  <w:sz w:val="22"/>
                  <w:szCs w:val="22"/>
                  <w:rtl w:val="0"/>
                  <w:rPrChange w:author="i221353 Raja Saif" w:id="4" w:date="2025-05-06T18:25:04Z">
                    <w:rPr/>
                  </w:rPrChange>
                </w:rPr>
                <w:t xml:space="preserve">): compute a parent</w:t>
              </w:r>
            </w:ins>
          </w:p>
        </w:tc>
      </w:tr>
    </w:tbl>
    <w:p w:rsidR="00000000" w:rsidDel="00000000" w:rsidP="00000000" w:rsidRDefault="00000000" w:rsidRPr="00000000" w14:paraId="0000006F">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tbl>
      <w:tblPr>
        <w:tblStyle w:val="Table5"/>
        <w:tblW w:w="8560.0" w:type="dxa"/>
        <w:jc w:val="left"/>
        <w:tblLayout w:type="fixed"/>
        <w:tblLook w:val="0600"/>
      </w:tblPr>
      <w:tblGrid>
        <w:gridCol w:w="380"/>
        <w:gridCol w:w="8180"/>
        <w:tblGridChange w:id="0">
          <w:tblGrid>
            <w:gridCol w:w="380"/>
            <w:gridCol w:w="8180"/>
          </w:tblGrid>
        </w:tblGridChange>
      </w:tblGrid>
      <w:tr>
        <w:trPr>
          <w:cantSplit w:val="0"/>
          <w:trHeight w:val="515" w:hRule="atLeast"/>
          <w:tblHeader w:val="0"/>
          <w:ins w:author="i221353 Raja Saif" w:id="6" w:date="2025-05-06T18:07:08Z"/>
        </w:trPr>
        <w:tc>
          <w:tcPr>
            <w:tcMar>
              <w:top w:w="100.0" w:type="dxa"/>
              <w:left w:w="100.0" w:type="dxa"/>
              <w:bottom w:w="100.0" w:type="dxa"/>
              <w:right w:w="100.0" w:type="dxa"/>
            </w:tcMar>
            <w:vAlign w:val="top"/>
          </w:tcPr>
          <w:p w:rsidR="00000000" w:rsidDel="00000000" w:rsidP="00000000" w:rsidRDefault="00000000" w:rsidRPr="00000000" w14:paraId="00000070">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4</w:t>
              </w:r>
            </w:ins>
          </w:p>
        </w:tc>
        <w:tc>
          <w:tcPr>
            <w:tcMar>
              <w:top w:w="100.0" w:type="dxa"/>
              <w:left w:w="100.0" w:type="dxa"/>
              <w:bottom w:w="100.0" w:type="dxa"/>
              <w:right w:w="100.0" w:type="dxa"/>
            </w:tcMar>
            <w:vAlign w:val="top"/>
          </w:tcPr>
          <w:p w:rsidR="00000000" w:rsidDel="00000000" w:rsidP="00000000" w:rsidRDefault="00000000" w:rsidRPr="00000000" w14:paraId="00000071">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Lock the corresponding IST and insert the </w:t>
              </w:r>
              <w:r w:rsidDel="00000000" w:rsidR="00000000" w:rsidRPr="00000000">
                <w:rPr>
                  <w:b w:val="1"/>
                  <w:color w:val="000000"/>
                  <w:sz w:val="22"/>
                  <w:szCs w:val="22"/>
                  <w:rtl w:val="0"/>
                  <w:rPrChange w:author="i221353 Raja Saif" w:id="4" w:date="2025-05-06T18:25:04Z">
                    <w:rPr/>
                  </w:rPrChange>
                </w:rPr>
                <w:t xml:space="preserve">(child → parent)</w:t>
              </w:r>
              <w:r w:rsidDel="00000000" w:rsidR="00000000" w:rsidRPr="00000000">
                <w:rPr>
                  <w:b w:val="1"/>
                  <w:color w:val="000000"/>
                  <w:sz w:val="22"/>
                  <w:szCs w:val="22"/>
                  <w:rtl w:val="0"/>
                  <w:rPrChange w:author="i221353 Raja Saif" w:id="4" w:date="2025-05-06T18:25:04Z">
                    <w:rPr/>
                  </w:rPrChange>
                </w:rPr>
                <w:t xml:space="preserve"> mapping</w:t>
              </w:r>
            </w:ins>
          </w:p>
          <w:p w:rsidR="00000000" w:rsidDel="00000000" w:rsidP="00000000" w:rsidRDefault="00000000" w:rsidRPr="00000000" w14:paraId="00000072">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73">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74">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75">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GPROF:</w:t>
              </w:r>
            </w:ins>
          </w:p>
          <w:p w:rsidR="00000000" w:rsidDel="00000000" w:rsidP="00000000" w:rsidRDefault="00000000" w:rsidRPr="00000000" w14:paraId="00000076">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47626</wp:posOffset>
                    </wp:positionV>
                    <wp:extent cx="5057775" cy="276860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57775" cy="2768600"/>
                            </a:xfrm>
                            <a:prstGeom prst="rect"/>
                            <a:ln/>
                          </pic:spPr>
                        </pic:pic>
                      </a:graphicData>
                    </a:graphic>
                  </wp:anchor>
                </w:drawing>
              </w:r>
            </w:ins>
          </w:p>
          <w:p w:rsidR="00000000" w:rsidDel="00000000" w:rsidP="00000000" w:rsidRDefault="00000000" w:rsidRPr="00000000" w14:paraId="00000077">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RESULT:</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279988</wp:posOffset>
                    </wp:positionV>
                    <wp:extent cx="5057775" cy="41910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57775" cy="419100"/>
                            </a:xfrm>
                            <a:prstGeom prst="rect"/>
                            <a:ln/>
                          </pic:spPr>
                        </pic:pic>
                      </a:graphicData>
                    </a:graphic>
                  </wp:anchor>
                </w:drawing>
              </w:r>
            </w:ins>
          </w:p>
        </w:tc>
      </w:tr>
    </w:tbl>
    <w:p w:rsidR="00000000" w:rsidDel="00000000" w:rsidP="00000000" w:rsidRDefault="00000000" w:rsidRPr="00000000" w14:paraId="00000078">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79">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rtl w:val="0"/>
          </w:rPr>
        </w:r>
      </w:ins>
    </w:p>
    <w:p w:rsidR="00000000" w:rsidDel="00000000" w:rsidP="00000000" w:rsidRDefault="00000000" w:rsidRPr="00000000" w14:paraId="0000007A">
      <w:pPr>
        <w:rPr>
          <w:ins w:author="i221353 Raja Saif" w:id="6" w:date="2025-05-06T18:07:08Z"/>
          <w:b w:val="1"/>
          <w:color w:val="000000"/>
          <w:sz w:val="22"/>
          <w:szCs w:val="22"/>
          <w:rPrChange w:author="i221353 Raja Saif" w:id="4" w:date="2025-05-06T18:25:04Z">
            <w:rPr/>
          </w:rPrChange>
        </w:rPr>
      </w:pPr>
      <w:ins w:author="i221353 Raja Saif" w:id="6" w:date="2025-05-06T18:07:08Z">
        <w:r w:rsidDel="00000000" w:rsidR="00000000" w:rsidRPr="00000000">
          <w:rPr>
            <w:b w:val="1"/>
            <w:color w:val="000000"/>
            <w:sz w:val="22"/>
            <w:szCs w:val="22"/>
            <w:rtl w:val="0"/>
            <w:rPrChange w:author="i221353 Raja Saif" w:id="4" w:date="2025-05-06T18:25:04Z">
              <w:rPr/>
            </w:rPrChange>
          </w:rPr>
          <w:t xml:space="preserve">SPEEDUP:</w:t>
        </w:r>
      </w:ins>
    </w:p>
    <w:p w:rsidR="00000000" w:rsidDel="00000000" w:rsidP="00000000" w:rsidRDefault="00000000" w:rsidRPr="00000000" w14:paraId="0000007B">
      <w:pPr>
        <w:rPr>
          <w:ins w:author="i221353 Raja Saif" w:id="6" w:date="2025-05-06T18:07:08Z"/>
          <w:rPrChange w:author="i221353 Raja Saif" w:id="7" w:date="2025-05-06T18:07:08Z">
            <w:rPr/>
          </w:rPrChange>
        </w:rPr>
      </w:pPr>
      <w:ins w:author="i221353 Raja Saif" w:id="6" w:date="2025-05-06T18:07:08Z">
        <w:r w:rsidDel="00000000" w:rsidR="00000000" w:rsidRPr="00000000">
          <w:rPr>
            <w:rPrChange w:author="i221353 Raja Saif" w:id="7" w:date="2025-05-06T18:07:08Z">
              <w:rPr/>
            </w:rPrChange>
          </w:rPr>
          <w:drawing>
            <wp:inline distB="114300" distT="114300" distL="114300" distR="114300">
              <wp:extent cx="5943600" cy="17653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765300"/>
                      </a:xfrm>
                      <a:prstGeom prst="rect"/>
                      <a:ln/>
                    </pic:spPr>
                  </pic:pic>
                </a:graphicData>
              </a:graphic>
            </wp:inline>
          </w:drawing>
        </w:r>
        <w:r w:rsidDel="00000000" w:rsidR="00000000" w:rsidRPr="00000000">
          <w:rPr>
            <w:rtl w:val="0"/>
          </w:rPr>
        </w:r>
      </w:ins>
    </w:p>
    <w:p w:rsidR="00000000" w:rsidDel="00000000" w:rsidP="00000000" w:rsidRDefault="00000000" w:rsidRPr="00000000" w14:paraId="0000007C">
      <w:pPr>
        <w:rPr>
          <w:ins w:author="i221353 Raja Saif" w:id="6" w:date="2025-05-06T18:07:08Z"/>
          <w:rPrChange w:author="i221353 Raja Saif" w:id="7" w:date="2025-05-06T18:07:08Z">
            <w:rPr/>
          </w:rPrChange>
        </w:rPr>
      </w:pPr>
      <w:ins w:author="i221353 Raja Saif" w:id="6" w:date="2025-05-06T18:07:08Z">
        <w:r w:rsidDel="00000000" w:rsidR="00000000" w:rsidRPr="00000000">
          <w:rPr>
            <w:rtl w:val="0"/>
          </w:rPr>
        </w:r>
      </w:ins>
    </w:p>
    <w:p w:rsidR="00000000" w:rsidDel="00000000" w:rsidP="00000000" w:rsidRDefault="00000000" w:rsidRPr="00000000" w14:paraId="0000007D">
      <w:pPr>
        <w:rPr>
          <w:ins w:author="i221353 Raja Saif" w:id="6" w:date="2025-05-06T18:07:08Z"/>
          <w:rPrChange w:author="i221353 Raja Saif" w:id="7" w:date="2025-05-06T18:07:08Z">
            <w:rPr/>
          </w:rPrChange>
        </w:rPr>
      </w:pPr>
      <w:ins w:author="i221353 Raja Saif" w:id="6" w:date="2025-05-06T18:07:08Z">
        <w:r w:rsidDel="00000000" w:rsidR="00000000" w:rsidRPr="00000000">
          <w:rPr>
            <w:rtl w:val="0"/>
            <w:rPrChange w:author="i221353 Raja Saif" w:id="7" w:date="2025-05-06T18:07:08Z">
              <w:rPr/>
            </w:rPrChange>
          </w:rPr>
          <w:t xml:space="preserve">GRAPH:</w:t>
        </w:r>
      </w:ins>
    </w:p>
    <w:p w:rsidR="00000000" w:rsidDel="00000000" w:rsidP="00000000" w:rsidRDefault="00000000" w:rsidRPr="00000000" w14:paraId="0000007E">
      <w:pPr>
        <w:rPr>
          <w:rPrChange w:author="i221353 Raja Saif" w:id="7" w:date="2025-05-06T18:07:08Z">
            <w:rPr/>
          </w:rPrChange>
        </w:rPr>
      </w:pPr>
      <w:ins w:author="i221353 Raja Saif" w:id="6" w:date="2025-05-06T18:07:08Z">
        <w:r w:rsidDel="00000000" w:rsidR="00000000" w:rsidRPr="00000000">
          <w:rPr>
            <w:rPrChange w:author="i221353 Raja Saif" w:id="7" w:date="2025-05-06T18:07:08Z">
              <w:rPr/>
            </w:rPrChange>
          </w:rPr>
          <w:drawing>
            <wp:inline distB="114300" distT="114300" distL="114300" distR="114300">
              <wp:extent cx="5943600" cy="29337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933700"/>
                      </a:xfrm>
                      <a:prstGeom prst="rect"/>
                      <a:ln/>
                    </pic:spPr>
                  </pic:pic>
                </a:graphicData>
              </a:graphic>
            </wp:inline>
          </w:drawing>
        </w:r>
      </w:ins>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